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47A5A" w14:textId="310B173A" w:rsidR="00043A54" w:rsidRPr="00CF3C55" w:rsidRDefault="00043A54" w:rsidP="00043A54">
      <w:pPr>
        <w:jc w:val="center"/>
        <w:rPr>
          <w:rFonts w:asciiTheme="minorHAnsi" w:hAnsiTheme="minorHAnsi" w:cstheme="minorHAnsi"/>
          <w:b/>
          <w:bCs/>
          <w:sz w:val="20"/>
          <w:szCs w:val="20"/>
          <w:lang w:val="en-US"/>
        </w:rPr>
      </w:pPr>
      <w:r w:rsidRPr="00CF3C55">
        <w:rPr>
          <w:rFonts w:asciiTheme="minorHAnsi" w:hAnsiTheme="minorHAnsi" w:cstheme="minorHAnsi"/>
          <w:b/>
          <w:bCs/>
          <w:sz w:val="20"/>
          <w:szCs w:val="20"/>
          <w:lang w:val="en-US"/>
        </w:rPr>
        <w:t>PERJANJIAN PELAYANAN KESEHATAN</w:t>
      </w:r>
    </w:p>
    <w:p w14:paraId="32768B77" w14:textId="77777777" w:rsidR="00043A54" w:rsidRPr="00CF3C55" w:rsidRDefault="00043A54" w:rsidP="00043A54">
      <w:pPr>
        <w:jc w:val="center"/>
        <w:rPr>
          <w:rFonts w:asciiTheme="minorHAnsi" w:hAnsiTheme="minorHAnsi" w:cstheme="minorHAnsi"/>
          <w:b/>
          <w:bCs/>
          <w:i/>
          <w:iCs/>
          <w:sz w:val="20"/>
          <w:szCs w:val="20"/>
          <w:lang w:val="en-US"/>
        </w:rPr>
      </w:pPr>
      <w:r w:rsidRPr="00CF3C55">
        <w:rPr>
          <w:rFonts w:asciiTheme="minorHAnsi" w:hAnsiTheme="minorHAnsi" w:cstheme="minorHAnsi"/>
          <w:b/>
          <w:bCs/>
          <w:i/>
          <w:iCs/>
          <w:sz w:val="20"/>
          <w:szCs w:val="20"/>
          <w:lang w:val="en-US"/>
        </w:rPr>
        <w:t>HEALTHCARE SERVICE AGREEMENT</w:t>
      </w:r>
    </w:p>
    <w:p w14:paraId="0750CCE2" w14:textId="667C46FC" w:rsidR="00881545" w:rsidRDefault="00043A54" w:rsidP="00881545">
      <w:pPr>
        <w:jc w:val="center"/>
        <w:rPr>
          <w:rStyle w:val="uioutputtext"/>
          <w:rFonts w:asciiTheme="minorHAnsi" w:hAnsiTheme="minorHAnsi" w:cstheme="minorHAnsi"/>
          <w:b/>
          <w:bCs/>
          <w:color w:val="181818"/>
          <w:sz w:val="20"/>
          <w:szCs w:val="20"/>
        </w:rPr>
      </w:pPr>
      <w:r w:rsidRPr="00CF3C55">
        <w:rPr>
          <w:rFonts w:asciiTheme="minorHAnsi" w:hAnsiTheme="minorHAnsi" w:cstheme="minorHAnsi"/>
          <w:b/>
          <w:bCs/>
          <w:sz w:val="20"/>
          <w:szCs w:val="20"/>
          <w:lang w:val="en-US"/>
        </w:rPr>
        <w:t>No.</w:t>
      </w:r>
      <w:r w:rsidR="00FF36ED">
        <w:rPr>
          <w:rFonts w:asciiTheme="minorHAnsi" w:hAnsiTheme="minorHAnsi" w:cstheme="minorHAnsi"/>
          <w:b/>
          <w:bCs/>
          <w:sz w:val="20"/>
          <w:szCs w:val="20"/>
          <w:lang w:val="en-US"/>
        </w:rPr>
        <w:t xml:space="preserve"> 017</w:t>
      </w:r>
      <w:r w:rsidRPr="004260B3">
        <w:rPr>
          <w:rStyle w:val="uioutputtext"/>
          <w:rFonts w:asciiTheme="minorHAnsi" w:hAnsiTheme="minorHAnsi" w:cstheme="minorHAnsi"/>
          <w:b/>
          <w:bCs/>
          <w:color w:val="181818"/>
          <w:sz w:val="20"/>
          <w:szCs w:val="20"/>
        </w:rPr>
        <w:t>/S</w:t>
      </w:r>
      <w:r w:rsidR="00814238">
        <w:rPr>
          <w:rStyle w:val="uioutputtext"/>
          <w:rFonts w:asciiTheme="minorHAnsi" w:hAnsiTheme="minorHAnsi" w:cstheme="minorHAnsi"/>
          <w:b/>
          <w:bCs/>
          <w:color w:val="181818"/>
          <w:sz w:val="20"/>
          <w:szCs w:val="20"/>
        </w:rPr>
        <w:t>HMK</w:t>
      </w:r>
      <w:r w:rsidRPr="004260B3">
        <w:rPr>
          <w:rStyle w:val="uioutputtext"/>
          <w:rFonts w:asciiTheme="minorHAnsi" w:hAnsiTheme="minorHAnsi" w:cstheme="minorHAnsi"/>
          <w:b/>
          <w:bCs/>
          <w:color w:val="181818"/>
          <w:sz w:val="20"/>
          <w:szCs w:val="20"/>
        </w:rPr>
        <w:t>/Pelkes/</w:t>
      </w:r>
      <w:r w:rsidR="000E5000">
        <w:rPr>
          <w:rStyle w:val="uioutputtext"/>
          <w:rFonts w:asciiTheme="minorHAnsi" w:hAnsiTheme="minorHAnsi" w:cstheme="minorHAnsi"/>
          <w:b/>
          <w:bCs/>
          <w:color w:val="181818"/>
          <w:sz w:val="20"/>
          <w:szCs w:val="20"/>
        </w:rPr>
        <w:t>V</w:t>
      </w:r>
      <w:r w:rsidRPr="004260B3">
        <w:rPr>
          <w:rStyle w:val="uioutputtext"/>
          <w:rFonts w:asciiTheme="minorHAnsi" w:hAnsiTheme="minorHAnsi" w:cstheme="minorHAnsi"/>
          <w:b/>
          <w:bCs/>
          <w:color w:val="181818"/>
          <w:sz w:val="20"/>
          <w:szCs w:val="20"/>
        </w:rPr>
        <w:t>/202</w:t>
      </w:r>
      <w:r w:rsidR="0056550D">
        <w:rPr>
          <w:rStyle w:val="uioutputtext"/>
          <w:rFonts w:asciiTheme="minorHAnsi" w:hAnsiTheme="minorHAnsi" w:cstheme="minorHAnsi"/>
          <w:b/>
          <w:bCs/>
          <w:color w:val="181818"/>
          <w:sz w:val="20"/>
          <w:szCs w:val="20"/>
        </w:rPr>
        <w:t>6</w:t>
      </w:r>
    </w:p>
    <w:p w14:paraId="362C5F4C" w14:textId="4CFCF42D" w:rsidR="00F82E4A" w:rsidRPr="00881545" w:rsidRDefault="00881545" w:rsidP="00881545">
      <w:pPr>
        <w:ind w:left="2880"/>
        <w:rPr>
          <w:rFonts w:asciiTheme="minorHAnsi" w:hAnsiTheme="minorHAnsi" w:cstheme="minorHAnsi"/>
          <w:b/>
          <w:bCs/>
          <w:color w:val="181818"/>
          <w:sz w:val="20"/>
          <w:szCs w:val="20"/>
        </w:rPr>
      </w:pPr>
      <w:r>
        <w:rPr>
          <w:rStyle w:val="uioutputtext"/>
          <w:rFonts w:asciiTheme="minorHAnsi" w:hAnsiTheme="minorHAnsi" w:cstheme="minorHAnsi"/>
          <w:b/>
          <w:bCs/>
          <w:color w:val="181818"/>
          <w:sz w:val="20"/>
          <w:szCs w:val="20"/>
        </w:rPr>
        <w:t xml:space="preserve">        </w:t>
      </w:r>
    </w:p>
    <w:p w14:paraId="57EA87DD" w14:textId="77777777" w:rsidR="00043A54" w:rsidRPr="00CF3C55" w:rsidRDefault="00043A54" w:rsidP="00043A54">
      <w:pPr>
        <w:jc w:val="center"/>
        <w:rPr>
          <w:rFonts w:asciiTheme="minorHAnsi" w:hAnsiTheme="minorHAnsi" w:cstheme="minorHAnsi"/>
          <w:b/>
          <w:bCs/>
          <w:sz w:val="20"/>
          <w:szCs w:val="20"/>
          <w:lang w:val="en-US"/>
        </w:rPr>
      </w:pPr>
    </w:p>
    <w:p w14:paraId="5B6AFF9A" w14:textId="2FEB49DD" w:rsidR="00043A54" w:rsidRPr="006D0BD5" w:rsidRDefault="00043A54" w:rsidP="00043A54">
      <w:pPr>
        <w:jc w:val="both"/>
        <w:rPr>
          <w:rFonts w:asciiTheme="minorHAnsi" w:hAnsiTheme="minorHAnsi" w:cstheme="minorHAnsi"/>
          <w:bCs/>
          <w:sz w:val="20"/>
          <w:szCs w:val="20"/>
          <w:lang w:val="en-US"/>
        </w:rPr>
      </w:pPr>
      <w:r w:rsidRPr="006D0BD5">
        <w:rPr>
          <w:rFonts w:asciiTheme="minorHAnsi" w:hAnsiTheme="minorHAnsi" w:cstheme="minorHAnsi"/>
          <w:bCs/>
          <w:sz w:val="20"/>
          <w:szCs w:val="20"/>
          <w:lang w:val="en-US"/>
        </w:rPr>
        <w:t>PERJANJIAN PELAYANAN KESEHATAN INI (selanjutnya disebut “</w:t>
      </w:r>
      <w:r w:rsidRPr="006D0BD5">
        <w:rPr>
          <w:rFonts w:asciiTheme="minorHAnsi" w:hAnsiTheme="minorHAnsi" w:cstheme="minorHAnsi"/>
          <w:b/>
          <w:sz w:val="20"/>
          <w:szCs w:val="20"/>
          <w:lang w:val="en-US"/>
        </w:rPr>
        <w:t>Perjanjian</w:t>
      </w:r>
      <w:r w:rsidRPr="006D0BD5">
        <w:rPr>
          <w:rFonts w:asciiTheme="minorHAnsi" w:hAnsiTheme="minorHAnsi" w:cstheme="minorHAnsi"/>
          <w:bCs/>
          <w:sz w:val="20"/>
          <w:szCs w:val="20"/>
          <w:lang w:val="en-US"/>
        </w:rPr>
        <w:t xml:space="preserve">”) dibuat pada hari ini, </w:t>
      </w:r>
      <w:r w:rsidR="00375937" w:rsidRPr="006D0BD5">
        <w:rPr>
          <w:rFonts w:asciiTheme="minorHAnsi" w:hAnsiTheme="minorHAnsi" w:cstheme="minorHAnsi"/>
          <w:bCs/>
          <w:sz w:val="20"/>
          <w:szCs w:val="20"/>
          <w:lang w:val="en-US"/>
        </w:rPr>
        <w:t xml:space="preserve">tanggal </w:t>
      </w:r>
      <w:commentRangeStart w:id="0"/>
      <w:r w:rsidR="003C1CD5" w:rsidRPr="00F062ED">
        <w:rPr>
          <w:rFonts w:asciiTheme="minorHAnsi" w:hAnsiTheme="minorHAnsi" w:cstheme="minorHAnsi"/>
          <w:bCs/>
          <w:sz w:val="20"/>
          <w:szCs w:val="20"/>
          <w:highlight w:val="yellow"/>
          <w:lang w:val="en-US"/>
        </w:rPr>
        <w:t>2</w:t>
      </w:r>
      <w:r w:rsidR="0056550D" w:rsidRPr="00F062ED">
        <w:rPr>
          <w:rFonts w:asciiTheme="minorHAnsi" w:hAnsiTheme="minorHAnsi" w:cstheme="minorHAnsi"/>
          <w:bCs/>
          <w:sz w:val="20"/>
          <w:szCs w:val="20"/>
          <w:highlight w:val="yellow"/>
          <w:lang w:val="en-US"/>
        </w:rPr>
        <w:t>6</w:t>
      </w:r>
      <w:r w:rsidR="00DC7BFF" w:rsidRPr="00F062ED">
        <w:rPr>
          <w:rFonts w:asciiTheme="minorHAnsi" w:hAnsiTheme="minorHAnsi" w:cstheme="minorHAnsi"/>
          <w:bCs/>
          <w:sz w:val="20"/>
          <w:szCs w:val="20"/>
          <w:highlight w:val="yellow"/>
          <w:lang w:val="en-US"/>
        </w:rPr>
        <w:t xml:space="preserve"> </w:t>
      </w:r>
      <w:r w:rsidR="0056550D" w:rsidRPr="00F062ED">
        <w:rPr>
          <w:rFonts w:asciiTheme="minorHAnsi" w:hAnsiTheme="minorHAnsi" w:cstheme="minorHAnsi"/>
          <w:bCs/>
          <w:sz w:val="20"/>
          <w:szCs w:val="20"/>
          <w:highlight w:val="yellow"/>
          <w:lang w:val="en-US"/>
        </w:rPr>
        <w:t xml:space="preserve">Mei </w:t>
      </w:r>
      <w:r w:rsidR="00DC7BFF" w:rsidRPr="00F062ED">
        <w:rPr>
          <w:rFonts w:asciiTheme="minorHAnsi" w:hAnsiTheme="minorHAnsi" w:cstheme="minorHAnsi"/>
          <w:bCs/>
          <w:sz w:val="20"/>
          <w:szCs w:val="20"/>
          <w:highlight w:val="yellow"/>
          <w:lang w:val="en-US"/>
        </w:rPr>
        <w:t>202</w:t>
      </w:r>
      <w:r w:rsidR="0056550D" w:rsidRPr="00F062ED">
        <w:rPr>
          <w:rFonts w:asciiTheme="minorHAnsi" w:hAnsiTheme="minorHAnsi" w:cstheme="minorHAnsi"/>
          <w:bCs/>
          <w:sz w:val="20"/>
          <w:szCs w:val="20"/>
          <w:highlight w:val="yellow"/>
          <w:lang w:val="en-US"/>
        </w:rPr>
        <w:t>6</w:t>
      </w:r>
      <w:commentRangeEnd w:id="0"/>
      <w:r w:rsidR="00F062ED" w:rsidRPr="006D0BD5">
        <w:rPr>
          <w:rStyle w:val="CommentReference"/>
          <w:rFonts w:asciiTheme="minorHAnsi" w:hAnsiTheme="minorHAnsi" w:cstheme="minorHAnsi"/>
          <w:bCs/>
          <w:sz w:val="20"/>
          <w:szCs w:val="20"/>
          <w:lang w:val="en-US"/>
        </w:rPr>
        <w:commentReference w:id="0"/>
      </w:r>
      <w:r w:rsidR="003735E5" w:rsidRPr="006D0BD5">
        <w:rPr>
          <w:rFonts w:asciiTheme="minorHAnsi" w:hAnsiTheme="minorHAnsi" w:cstheme="minorHAnsi"/>
          <w:bCs/>
          <w:sz w:val="20"/>
          <w:szCs w:val="20"/>
          <w:lang w:val="en-US"/>
        </w:rPr>
        <w:t xml:space="preserve">, </w:t>
      </w:r>
      <w:r w:rsidRPr="006D0BD5">
        <w:rPr>
          <w:rFonts w:asciiTheme="minorHAnsi" w:hAnsiTheme="minorHAnsi" w:cstheme="minorHAnsi"/>
          <w:bCs/>
          <w:sz w:val="20"/>
          <w:szCs w:val="20"/>
          <w:lang w:val="en-US"/>
        </w:rPr>
        <w:t>oleh:</w:t>
      </w:r>
    </w:p>
    <w:p w14:paraId="32DC9A60" w14:textId="0A6FD6DA" w:rsidR="00043A54" w:rsidRPr="00CF3C55" w:rsidRDefault="00043A54" w:rsidP="00043A54">
      <w:pPr>
        <w:jc w:val="both"/>
        <w:rPr>
          <w:rFonts w:asciiTheme="minorHAnsi" w:hAnsiTheme="minorHAnsi" w:cstheme="minorHAnsi"/>
          <w:bCs/>
          <w:i/>
          <w:iCs/>
          <w:sz w:val="20"/>
          <w:szCs w:val="20"/>
        </w:rPr>
      </w:pPr>
      <w:r w:rsidRPr="00CF3C55">
        <w:rPr>
          <w:rFonts w:asciiTheme="minorHAnsi" w:hAnsiTheme="minorHAnsi" w:cstheme="minorHAnsi"/>
          <w:bCs/>
          <w:i/>
          <w:iCs/>
          <w:sz w:val="20"/>
          <w:szCs w:val="20"/>
          <w:lang w:val="en-US"/>
        </w:rPr>
        <w:t>This HEALTHCARE SERVICE AGREEMENT</w:t>
      </w:r>
      <w:r w:rsidRPr="00CF3C55">
        <w:rPr>
          <w:rFonts w:asciiTheme="minorHAnsi" w:hAnsiTheme="minorHAnsi" w:cstheme="minorHAnsi"/>
          <w:bCs/>
          <w:i/>
          <w:iCs/>
          <w:sz w:val="20"/>
          <w:szCs w:val="20"/>
        </w:rPr>
        <w:t xml:space="preserve"> (</w:t>
      </w:r>
      <w:r w:rsidRPr="00CF3C55">
        <w:rPr>
          <w:rFonts w:asciiTheme="minorHAnsi" w:hAnsiTheme="minorHAnsi" w:cstheme="minorHAnsi"/>
          <w:bCs/>
          <w:i/>
          <w:iCs/>
          <w:sz w:val="20"/>
          <w:szCs w:val="20"/>
          <w:lang w:val="en-US"/>
        </w:rPr>
        <w:t xml:space="preserve">hereinafter referred to as the </w:t>
      </w:r>
      <w:r w:rsidRPr="00CF3C55">
        <w:rPr>
          <w:rFonts w:asciiTheme="minorHAnsi" w:hAnsiTheme="minorHAnsi" w:cstheme="minorHAnsi"/>
          <w:bCs/>
          <w:i/>
          <w:iCs/>
          <w:sz w:val="20"/>
          <w:szCs w:val="20"/>
        </w:rPr>
        <w:t>“</w:t>
      </w:r>
      <w:r w:rsidRPr="009D1DE3">
        <w:rPr>
          <w:rFonts w:asciiTheme="minorHAnsi" w:hAnsiTheme="minorHAnsi" w:cstheme="minorHAnsi"/>
          <w:b/>
          <w:i/>
          <w:iCs/>
          <w:sz w:val="20"/>
          <w:szCs w:val="20"/>
          <w:lang w:val="en-US"/>
        </w:rPr>
        <w:t>Agreement</w:t>
      </w:r>
      <w:r w:rsidRPr="00CF3C55">
        <w:rPr>
          <w:rFonts w:asciiTheme="minorHAnsi" w:hAnsiTheme="minorHAnsi" w:cstheme="minorHAnsi"/>
          <w:bCs/>
          <w:i/>
          <w:iCs/>
          <w:sz w:val="20"/>
          <w:szCs w:val="20"/>
        </w:rPr>
        <w:t xml:space="preserve">”) </w:t>
      </w:r>
      <w:r w:rsidRPr="00CF3C55">
        <w:rPr>
          <w:rFonts w:asciiTheme="minorHAnsi" w:hAnsiTheme="minorHAnsi" w:cstheme="minorHAnsi"/>
          <w:bCs/>
          <w:i/>
          <w:iCs/>
          <w:sz w:val="20"/>
          <w:szCs w:val="20"/>
          <w:lang w:val="en-US"/>
        </w:rPr>
        <w:t>is made on this , date</w:t>
      </w:r>
      <w:r w:rsidR="00DC7BFF">
        <w:rPr>
          <w:rFonts w:asciiTheme="minorHAnsi" w:hAnsiTheme="minorHAnsi" w:cstheme="minorHAnsi"/>
          <w:bCs/>
          <w:i/>
          <w:iCs/>
          <w:sz w:val="20"/>
          <w:szCs w:val="20"/>
          <w:lang w:val="en-US"/>
        </w:rPr>
        <w:t xml:space="preserve"> </w:t>
      </w:r>
      <w:r w:rsidR="003C1CD5" w:rsidRPr="00F062ED">
        <w:rPr>
          <w:rFonts w:asciiTheme="minorHAnsi" w:hAnsiTheme="minorHAnsi" w:cstheme="minorHAnsi"/>
          <w:bCs/>
          <w:i/>
          <w:iCs/>
          <w:sz w:val="20"/>
          <w:szCs w:val="20"/>
          <w:highlight w:val="yellow"/>
          <w:lang w:val="en-US"/>
        </w:rPr>
        <w:t>2</w:t>
      </w:r>
      <w:r w:rsidR="0056550D" w:rsidRPr="00F062ED">
        <w:rPr>
          <w:rFonts w:asciiTheme="minorHAnsi" w:hAnsiTheme="minorHAnsi" w:cstheme="minorHAnsi"/>
          <w:bCs/>
          <w:i/>
          <w:iCs/>
          <w:sz w:val="20"/>
          <w:szCs w:val="20"/>
          <w:highlight w:val="yellow"/>
          <w:lang w:val="en-US"/>
        </w:rPr>
        <w:t>6</w:t>
      </w:r>
      <w:r w:rsidRPr="00F062ED">
        <w:rPr>
          <w:rFonts w:asciiTheme="minorHAnsi" w:hAnsiTheme="minorHAnsi" w:cstheme="minorHAnsi"/>
          <w:bCs/>
          <w:i/>
          <w:iCs/>
          <w:sz w:val="20"/>
          <w:szCs w:val="20"/>
          <w:highlight w:val="yellow"/>
          <w:vertAlign w:val="superscript"/>
          <w:lang w:val="en-US"/>
        </w:rPr>
        <w:t>rd</w:t>
      </w:r>
      <w:r w:rsidRPr="00F062ED">
        <w:rPr>
          <w:rFonts w:asciiTheme="minorHAnsi" w:hAnsiTheme="minorHAnsi" w:cstheme="minorHAnsi"/>
          <w:bCs/>
          <w:i/>
          <w:iCs/>
          <w:sz w:val="20"/>
          <w:szCs w:val="20"/>
          <w:highlight w:val="yellow"/>
          <w:lang w:val="en-US"/>
        </w:rPr>
        <w:t xml:space="preserve"> of </w:t>
      </w:r>
      <w:r w:rsidR="0056550D" w:rsidRPr="00F062ED">
        <w:rPr>
          <w:rFonts w:asciiTheme="minorHAnsi" w:hAnsiTheme="minorHAnsi" w:cstheme="minorHAnsi"/>
          <w:bCs/>
          <w:i/>
          <w:iCs/>
          <w:sz w:val="20"/>
          <w:szCs w:val="20"/>
          <w:highlight w:val="yellow"/>
          <w:lang w:val="en-US"/>
        </w:rPr>
        <w:t>May</w:t>
      </w:r>
      <w:r w:rsidR="00DC7BFF" w:rsidRPr="00F062ED">
        <w:rPr>
          <w:rFonts w:asciiTheme="minorHAnsi" w:hAnsiTheme="minorHAnsi" w:cstheme="minorHAnsi"/>
          <w:bCs/>
          <w:i/>
          <w:iCs/>
          <w:sz w:val="20"/>
          <w:szCs w:val="20"/>
          <w:highlight w:val="yellow"/>
          <w:lang w:val="en-US"/>
        </w:rPr>
        <w:t xml:space="preserve"> 202</w:t>
      </w:r>
      <w:r w:rsidR="0056550D" w:rsidRPr="00F062ED">
        <w:rPr>
          <w:rFonts w:asciiTheme="minorHAnsi" w:hAnsiTheme="minorHAnsi" w:cstheme="minorHAnsi"/>
          <w:bCs/>
          <w:i/>
          <w:iCs/>
          <w:sz w:val="20"/>
          <w:szCs w:val="20"/>
          <w:highlight w:val="yellow"/>
          <w:lang w:val="en-US"/>
        </w:rPr>
        <w:t>6</w:t>
      </w:r>
      <w:r w:rsidRPr="00CF3C55">
        <w:rPr>
          <w:rFonts w:asciiTheme="minorHAnsi" w:hAnsiTheme="minorHAnsi" w:cstheme="minorHAnsi"/>
          <w:bCs/>
          <w:i/>
          <w:iCs/>
          <w:sz w:val="20"/>
          <w:szCs w:val="20"/>
        </w:rPr>
        <w:t xml:space="preserve">, </w:t>
      </w:r>
      <w:r w:rsidRPr="00CF3C55">
        <w:rPr>
          <w:rFonts w:asciiTheme="minorHAnsi" w:hAnsiTheme="minorHAnsi" w:cstheme="minorHAnsi"/>
          <w:bCs/>
          <w:i/>
          <w:iCs/>
          <w:sz w:val="20"/>
          <w:szCs w:val="20"/>
          <w:lang w:val="en-US"/>
        </w:rPr>
        <w:t>by</w:t>
      </w:r>
      <w:r w:rsidRPr="00CF3C55">
        <w:rPr>
          <w:rFonts w:asciiTheme="minorHAnsi" w:hAnsiTheme="minorHAnsi" w:cstheme="minorHAnsi"/>
          <w:bCs/>
          <w:i/>
          <w:iCs/>
          <w:sz w:val="20"/>
          <w:szCs w:val="20"/>
        </w:rPr>
        <w:t>:</w:t>
      </w:r>
    </w:p>
    <w:p w14:paraId="541B3023" w14:textId="77777777" w:rsidR="00043A54" w:rsidRPr="00CF3C55" w:rsidRDefault="00043A54" w:rsidP="00043A54">
      <w:pPr>
        <w:jc w:val="both"/>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3145"/>
        <w:gridCol w:w="5871"/>
      </w:tblGrid>
      <w:tr w:rsidR="00043A54" w:rsidRPr="00CF3C55" w14:paraId="4DF9FC5F" w14:textId="77777777" w:rsidTr="4BE8B2D8">
        <w:tc>
          <w:tcPr>
            <w:tcW w:w="3145" w:type="dxa"/>
          </w:tcPr>
          <w:p w14:paraId="321291B2" w14:textId="77777777" w:rsidR="00043A54" w:rsidRPr="00CF3C55" w:rsidRDefault="00043A54" w:rsidP="00BC3EAA">
            <w:pPr>
              <w:pStyle w:val="ListParagraph"/>
              <w:numPr>
                <w:ilvl w:val="0"/>
                <w:numId w:val="1"/>
              </w:numPr>
              <w:jc w:val="both"/>
              <w:rPr>
                <w:rFonts w:cstheme="minorHAnsi"/>
                <w:sz w:val="20"/>
                <w:szCs w:val="20"/>
                <w:lang w:val="en-US"/>
              </w:rPr>
            </w:pPr>
            <w:r w:rsidRPr="00CF3C55">
              <w:rPr>
                <w:rFonts w:cstheme="minorHAnsi"/>
                <w:sz w:val="20"/>
                <w:szCs w:val="20"/>
                <w:lang w:val="en-US"/>
              </w:rPr>
              <w:t>Para Pihak</w:t>
            </w:r>
          </w:p>
          <w:p w14:paraId="0D6C317C" w14:textId="77777777" w:rsidR="00043A54" w:rsidRPr="00CF3C55" w:rsidRDefault="00043A54" w:rsidP="00BC3EAA">
            <w:pPr>
              <w:pStyle w:val="ListParagraph"/>
              <w:ind w:left="360"/>
              <w:jc w:val="both"/>
              <w:rPr>
                <w:rFonts w:cstheme="minorHAnsi"/>
                <w:i/>
                <w:iCs/>
                <w:sz w:val="20"/>
                <w:szCs w:val="20"/>
                <w:lang w:val="en-US"/>
              </w:rPr>
            </w:pPr>
            <w:r w:rsidRPr="00CF3C55">
              <w:rPr>
                <w:rFonts w:cstheme="minorHAnsi"/>
                <w:i/>
                <w:iCs/>
                <w:sz w:val="20"/>
                <w:szCs w:val="20"/>
                <w:lang w:val="en-US"/>
              </w:rPr>
              <w:t>Parties</w:t>
            </w:r>
          </w:p>
        </w:tc>
        <w:tc>
          <w:tcPr>
            <w:tcW w:w="5871" w:type="dxa"/>
          </w:tcPr>
          <w:p w14:paraId="0AB31108" w14:textId="77777777" w:rsidR="00043A54" w:rsidRPr="00CF3C55" w:rsidRDefault="00043A54" w:rsidP="00BC3EAA">
            <w:pPr>
              <w:pStyle w:val="ListParagraph"/>
              <w:numPr>
                <w:ilvl w:val="0"/>
                <w:numId w:val="2"/>
              </w:numPr>
              <w:jc w:val="both"/>
              <w:rPr>
                <w:rFonts w:cstheme="minorHAnsi"/>
                <w:sz w:val="20"/>
                <w:szCs w:val="20"/>
                <w:lang w:val="en-US"/>
              </w:rPr>
            </w:pPr>
            <w:r w:rsidRPr="00CF3C55">
              <w:rPr>
                <w:rFonts w:cstheme="minorHAnsi"/>
                <w:sz w:val="20"/>
                <w:szCs w:val="20"/>
                <w:lang w:val="en-US"/>
              </w:rPr>
              <w:t>Pihak Pertama:</w:t>
            </w:r>
          </w:p>
          <w:p w14:paraId="12A10F1D" w14:textId="77777777" w:rsidR="00043A54" w:rsidRPr="00CF3C55" w:rsidRDefault="00043A54" w:rsidP="00BC3EAA">
            <w:pPr>
              <w:pStyle w:val="ListParagraph"/>
              <w:ind w:left="360"/>
              <w:jc w:val="both"/>
              <w:rPr>
                <w:rFonts w:cstheme="minorHAnsi"/>
                <w:bCs/>
                <w:i/>
                <w:iCs/>
                <w:sz w:val="20"/>
                <w:szCs w:val="20"/>
                <w:lang w:val="en-US"/>
              </w:rPr>
            </w:pPr>
            <w:r w:rsidRPr="00CF3C55">
              <w:rPr>
                <w:rFonts w:cstheme="minorHAnsi"/>
                <w:bCs/>
                <w:i/>
                <w:iCs/>
                <w:sz w:val="20"/>
                <w:szCs w:val="20"/>
                <w:lang w:val="en-US"/>
              </w:rPr>
              <w:t>First Party:</w:t>
            </w:r>
          </w:p>
          <w:p w14:paraId="47CD8FA5" w14:textId="77777777" w:rsidR="00043A54" w:rsidRPr="00B105A7" w:rsidRDefault="00043A54" w:rsidP="00BC3EAA">
            <w:pPr>
              <w:pStyle w:val="ListParagraph"/>
              <w:ind w:left="360"/>
              <w:jc w:val="both"/>
              <w:rPr>
                <w:rFonts w:cstheme="minorHAnsi"/>
                <w:sz w:val="20"/>
                <w:szCs w:val="20"/>
                <w:lang w:val="en-US"/>
              </w:rPr>
            </w:pPr>
            <w:r w:rsidRPr="00B105A7">
              <w:rPr>
                <w:rFonts w:cstheme="minorHAnsi"/>
                <w:b/>
                <w:sz w:val="20"/>
                <w:szCs w:val="20"/>
              </w:rPr>
              <w:t>PT Siloam International Hospitals Tbk</w:t>
            </w:r>
            <w:r w:rsidRPr="00B105A7">
              <w:rPr>
                <w:rFonts w:cstheme="minorHAnsi"/>
                <w:b/>
                <w:sz w:val="20"/>
                <w:szCs w:val="20"/>
                <w:lang w:val="en-US"/>
              </w:rPr>
              <w:t>.</w:t>
            </w:r>
          </w:p>
          <w:p w14:paraId="45665BC3" w14:textId="59C9C487" w:rsidR="00B105A7" w:rsidRDefault="00B105A7" w:rsidP="00B105A7">
            <w:pPr>
              <w:pStyle w:val="ListParagraph"/>
              <w:ind w:left="360"/>
              <w:jc w:val="both"/>
              <w:rPr>
                <w:rFonts w:cstheme="minorHAnsi"/>
                <w:bCs/>
                <w:sz w:val="20"/>
                <w:szCs w:val="20"/>
              </w:rPr>
            </w:pPr>
            <w:r w:rsidRPr="00375937">
              <w:rPr>
                <w:rFonts w:cstheme="minorHAnsi"/>
                <w:bCs/>
                <w:sz w:val="20"/>
                <w:szCs w:val="20"/>
                <w:lang w:val="sv-SE"/>
              </w:rPr>
              <w:t>S</w:t>
            </w:r>
            <w:r w:rsidRPr="00B105A7">
              <w:rPr>
                <w:rFonts w:cstheme="minorHAnsi"/>
                <w:bCs/>
                <w:sz w:val="20"/>
                <w:szCs w:val="20"/>
              </w:rPr>
              <w:t xml:space="preserve">uatu perseroan terbatas yang didirikan dan berjalan berdasarkan peraturan perundang-undangan Republik Indonesia, </w:t>
            </w:r>
            <w:r w:rsidRPr="00B105A7">
              <w:rPr>
                <w:rFonts w:cstheme="minorHAnsi"/>
                <w:bCs/>
                <w:sz w:val="20"/>
                <w:szCs w:val="20"/>
                <w:lang w:eastAsia="fr-FR"/>
              </w:rPr>
              <w:t xml:space="preserve">dengan alamat kantor di </w:t>
            </w:r>
            <w:r w:rsidR="00375937" w:rsidRPr="009D1DE3">
              <w:rPr>
                <w:rFonts w:cstheme="minorHAnsi"/>
                <w:bCs/>
                <w:sz w:val="20"/>
                <w:szCs w:val="20"/>
              </w:rPr>
              <w:t>Gedung Fakultas Kedokteran Universitas Pelita Harapan Lt. 32, Jl. Boulevard Jend. Sudirman No. 15, Lippo Village, Tangerang 15811</w:t>
            </w:r>
            <w:r w:rsidRPr="00B105A7">
              <w:rPr>
                <w:rFonts w:cstheme="minorHAnsi"/>
                <w:bCs/>
                <w:sz w:val="20"/>
                <w:szCs w:val="20"/>
              </w:rPr>
              <w:t xml:space="preserve">, dalam hal ini diwakili oleh </w:t>
            </w:r>
            <w:r w:rsidRPr="009D1DE3">
              <w:rPr>
                <w:rFonts w:cstheme="minorHAnsi"/>
                <w:b/>
                <w:sz w:val="20"/>
                <w:szCs w:val="20"/>
              </w:rPr>
              <w:t>dr.</w:t>
            </w:r>
            <w:r w:rsidR="00375937" w:rsidRPr="009D1DE3">
              <w:rPr>
                <w:rFonts w:cstheme="minorHAnsi"/>
                <w:b/>
                <w:sz w:val="20"/>
                <w:szCs w:val="20"/>
              </w:rPr>
              <w:t xml:space="preserve"> </w:t>
            </w:r>
            <w:r w:rsidRPr="009D1DE3">
              <w:rPr>
                <w:rFonts w:cstheme="minorHAnsi"/>
                <w:b/>
                <w:sz w:val="20"/>
                <w:szCs w:val="20"/>
              </w:rPr>
              <w:t>Niken Novitasari, MARS</w:t>
            </w:r>
            <w:r w:rsidRPr="00B105A7">
              <w:rPr>
                <w:rFonts w:cstheme="minorHAnsi"/>
                <w:bCs/>
                <w:sz w:val="20"/>
                <w:szCs w:val="20"/>
              </w:rPr>
              <w:t xml:space="preserve"> dalam jabatannya sebagai </w:t>
            </w:r>
            <w:r w:rsidR="006D0BD5">
              <w:rPr>
                <w:rFonts w:cstheme="minorHAnsi"/>
                <w:b/>
                <w:sz w:val="20"/>
                <w:szCs w:val="20"/>
              </w:rPr>
              <w:t>Direktur Rumah Sakit</w:t>
            </w:r>
            <w:r w:rsidR="00375937" w:rsidRPr="00F65EA2">
              <w:rPr>
                <w:rFonts w:cstheme="minorHAnsi"/>
                <w:b/>
                <w:sz w:val="20"/>
                <w:szCs w:val="20"/>
              </w:rPr>
              <w:t>/Kuasa Direksi</w:t>
            </w:r>
            <w:r w:rsidR="00375937">
              <w:rPr>
                <w:rFonts w:cstheme="minorHAnsi"/>
                <w:bCs/>
                <w:sz w:val="20"/>
                <w:szCs w:val="20"/>
              </w:rPr>
              <w:t>.</w:t>
            </w:r>
          </w:p>
          <w:p w14:paraId="439DC8BD" w14:textId="77777777" w:rsidR="00375937" w:rsidRDefault="00375937" w:rsidP="00B105A7">
            <w:pPr>
              <w:pStyle w:val="ListParagraph"/>
              <w:ind w:left="360"/>
              <w:jc w:val="both"/>
              <w:rPr>
                <w:rFonts w:cstheme="minorHAnsi"/>
                <w:bCs/>
                <w:sz w:val="20"/>
                <w:szCs w:val="20"/>
              </w:rPr>
            </w:pPr>
          </w:p>
          <w:p w14:paraId="2B395E2F" w14:textId="5BD4760E" w:rsidR="00375937" w:rsidRPr="006D0BD5" w:rsidRDefault="00375937" w:rsidP="00B105A7">
            <w:pPr>
              <w:pStyle w:val="ListParagraph"/>
              <w:ind w:left="360"/>
              <w:jc w:val="both"/>
              <w:rPr>
                <w:rFonts w:cstheme="minorHAnsi"/>
                <w:bCs/>
                <w:sz w:val="20"/>
                <w:szCs w:val="20"/>
                <w:lang w:val="sv-SE"/>
              </w:rPr>
            </w:pPr>
            <w:r>
              <w:rPr>
                <w:rFonts w:cstheme="minorHAnsi"/>
                <w:bCs/>
                <w:sz w:val="20"/>
                <w:szCs w:val="20"/>
              </w:rPr>
              <w:t xml:space="preserve">Pihak Pertama dalam Perjanjian ini merupakan pengelola dari Siloam Hospitals Makassar yang beralamat di </w:t>
            </w:r>
            <w:r w:rsidRPr="009D1DE3">
              <w:rPr>
                <w:rFonts w:cstheme="minorHAnsi"/>
                <w:bCs/>
                <w:sz w:val="20"/>
                <w:szCs w:val="20"/>
                <w:lang w:val="sv-SE"/>
              </w:rPr>
              <w:t xml:space="preserve">Jl. Metro Tj. Bunga No.Kav. 9, Tj. </w:t>
            </w:r>
            <w:r w:rsidRPr="006D0BD5">
              <w:rPr>
                <w:rFonts w:cstheme="minorHAnsi"/>
                <w:bCs/>
                <w:sz w:val="20"/>
                <w:szCs w:val="20"/>
                <w:lang w:val="sv-SE"/>
              </w:rPr>
              <w:t>Merdeka, Sulawesi Selatan 90112 (”</w:t>
            </w:r>
            <w:r w:rsidRPr="006D0BD5">
              <w:rPr>
                <w:rFonts w:cstheme="minorHAnsi"/>
                <w:b/>
                <w:sz w:val="20"/>
                <w:szCs w:val="20"/>
                <w:lang w:val="sv-SE"/>
              </w:rPr>
              <w:t>Rumah Sakit</w:t>
            </w:r>
            <w:r w:rsidRPr="006D0BD5">
              <w:rPr>
                <w:rFonts w:cstheme="minorHAnsi"/>
                <w:bCs/>
                <w:sz w:val="20"/>
                <w:szCs w:val="20"/>
                <w:lang w:val="sv-SE"/>
              </w:rPr>
              <w:t>”).</w:t>
            </w:r>
          </w:p>
          <w:p w14:paraId="34969A15" w14:textId="77777777" w:rsidR="00375937" w:rsidRPr="006D0BD5" w:rsidRDefault="00375937" w:rsidP="009D1DE3">
            <w:pPr>
              <w:jc w:val="both"/>
              <w:rPr>
                <w:rFonts w:cstheme="minorHAnsi"/>
                <w:bCs/>
                <w:sz w:val="20"/>
                <w:szCs w:val="20"/>
                <w:lang w:val="sv-SE"/>
              </w:rPr>
            </w:pPr>
          </w:p>
          <w:p w14:paraId="2F99EEAE" w14:textId="56D97A83" w:rsidR="00375937" w:rsidRDefault="00375937" w:rsidP="00BC3EAA">
            <w:pPr>
              <w:pStyle w:val="ListParagraph"/>
              <w:ind w:left="360"/>
              <w:jc w:val="both"/>
              <w:rPr>
                <w:rFonts w:cstheme="minorHAnsi"/>
                <w:sz w:val="20"/>
                <w:szCs w:val="20"/>
                <w:lang w:val="en-US"/>
              </w:rPr>
            </w:pPr>
            <w:r w:rsidRPr="00375937">
              <w:rPr>
                <w:rFonts w:cstheme="minorHAnsi"/>
                <w:sz w:val="20"/>
                <w:szCs w:val="20"/>
                <w:lang w:val="en-US"/>
              </w:rPr>
              <w:t xml:space="preserve">A limited liability company established and operating under the laws and regulations of the Republic of Indonesia, with office address at Pelita Harapan University Faculty of Medicine Building Lt. 32, Jl. Boulevard Jend. Sudirman No. 15, Lippo Village, Tangerang 15811, in this case represented by </w:t>
            </w:r>
            <w:r w:rsidRPr="00F65EA2">
              <w:rPr>
                <w:rFonts w:cstheme="minorHAnsi"/>
                <w:b/>
                <w:bCs/>
                <w:sz w:val="20"/>
                <w:szCs w:val="20"/>
                <w:lang w:val="en-US"/>
              </w:rPr>
              <w:t>dr. Niken Novitasari, MARS</w:t>
            </w:r>
            <w:r w:rsidRPr="00375937">
              <w:rPr>
                <w:rFonts w:cstheme="minorHAnsi"/>
                <w:sz w:val="20"/>
                <w:szCs w:val="20"/>
                <w:lang w:val="en-US"/>
              </w:rPr>
              <w:t xml:space="preserve"> in her position as </w:t>
            </w:r>
            <w:r w:rsidRPr="00F65EA2">
              <w:rPr>
                <w:rFonts w:cstheme="minorHAnsi"/>
                <w:b/>
                <w:bCs/>
                <w:sz w:val="20"/>
                <w:szCs w:val="20"/>
                <w:lang w:val="en-US"/>
              </w:rPr>
              <w:t>Hospital Director / Proxy</w:t>
            </w:r>
            <w:r w:rsidRPr="00375937">
              <w:rPr>
                <w:rFonts w:cstheme="minorHAnsi"/>
                <w:sz w:val="20"/>
                <w:szCs w:val="20"/>
                <w:lang w:val="en-US"/>
              </w:rPr>
              <w:t>.</w:t>
            </w:r>
          </w:p>
          <w:p w14:paraId="4B63549F" w14:textId="77777777" w:rsidR="00375937" w:rsidRDefault="00375937" w:rsidP="00BC3EAA">
            <w:pPr>
              <w:pStyle w:val="ListParagraph"/>
              <w:ind w:left="360"/>
              <w:jc w:val="both"/>
              <w:rPr>
                <w:rFonts w:cstheme="minorHAnsi"/>
                <w:sz w:val="20"/>
                <w:szCs w:val="20"/>
                <w:lang w:val="en-US"/>
              </w:rPr>
            </w:pPr>
          </w:p>
          <w:p w14:paraId="185807D4" w14:textId="4B88FFA6" w:rsidR="00375937" w:rsidRPr="00B105A7" w:rsidRDefault="00375937" w:rsidP="00BC3EAA">
            <w:pPr>
              <w:pStyle w:val="ListParagraph"/>
              <w:ind w:left="360"/>
              <w:jc w:val="both"/>
              <w:rPr>
                <w:rFonts w:cstheme="minorHAnsi"/>
                <w:sz w:val="20"/>
                <w:szCs w:val="20"/>
                <w:lang w:val="en-US"/>
              </w:rPr>
            </w:pPr>
            <w:r w:rsidRPr="00375937">
              <w:rPr>
                <w:rFonts w:cstheme="minorHAnsi"/>
                <w:sz w:val="20"/>
                <w:szCs w:val="20"/>
                <w:lang w:val="en-US"/>
              </w:rPr>
              <w:t>The First Party in this Agreement is the manager of Siloam Hospitals Makassar which is located at Jl. Metro Tj. Bunga No.Kav. 9, Tj. Merdeka, South Sulawesi 90112 (“</w:t>
            </w:r>
            <w:r w:rsidRPr="009D1DE3">
              <w:rPr>
                <w:rFonts w:cstheme="minorHAnsi"/>
                <w:b/>
                <w:bCs/>
                <w:sz w:val="20"/>
                <w:szCs w:val="20"/>
                <w:lang w:val="en-US"/>
              </w:rPr>
              <w:t>Hospital</w:t>
            </w:r>
            <w:r w:rsidRPr="00375937">
              <w:rPr>
                <w:rFonts w:cstheme="minorHAnsi"/>
                <w:sz w:val="20"/>
                <w:szCs w:val="20"/>
                <w:lang w:val="en-US"/>
              </w:rPr>
              <w:t>”).</w:t>
            </w:r>
          </w:p>
          <w:p w14:paraId="78119BAB" w14:textId="77777777" w:rsidR="00043A54" w:rsidRPr="00CF3C55" w:rsidRDefault="00043A54" w:rsidP="00BC3EAA">
            <w:pPr>
              <w:jc w:val="both"/>
              <w:rPr>
                <w:rFonts w:asciiTheme="minorHAnsi" w:hAnsiTheme="minorHAnsi" w:cstheme="minorHAnsi"/>
                <w:sz w:val="20"/>
                <w:szCs w:val="20"/>
                <w:lang w:val="en-US"/>
              </w:rPr>
            </w:pPr>
          </w:p>
          <w:p w14:paraId="568DF910" w14:textId="77777777" w:rsidR="00043A54" w:rsidRDefault="00043A54" w:rsidP="00BC3EAA">
            <w:pPr>
              <w:pStyle w:val="ListParagraph"/>
              <w:numPr>
                <w:ilvl w:val="0"/>
                <w:numId w:val="2"/>
              </w:numPr>
              <w:jc w:val="both"/>
              <w:rPr>
                <w:rFonts w:cstheme="minorHAnsi"/>
                <w:sz w:val="20"/>
                <w:szCs w:val="20"/>
                <w:lang w:val="en-US"/>
              </w:rPr>
            </w:pPr>
            <w:r w:rsidRPr="00DC7BFF">
              <w:rPr>
                <w:rFonts w:cstheme="minorHAnsi"/>
                <w:sz w:val="20"/>
                <w:szCs w:val="20"/>
                <w:lang w:val="en-US"/>
              </w:rPr>
              <w:t>Pihak Kedua:</w:t>
            </w:r>
          </w:p>
          <w:p w14:paraId="43CB91E2" w14:textId="04775267" w:rsidR="005838EA" w:rsidRPr="00DC7BFF" w:rsidRDefault="005838EA" w:rsidP="005838EA">
            <w:pPr>
              <w:pStyle w:val="ListParagraph"/>
              <w:ind w:left="360"/>
              <w:jc w:val="both"/>
              <w:rPr>
                <w:rFonts w:cstheme="minorHAnsi"/>
                <w:sz w:val="20"/>
                <w:szCs w:val="20"/>
                <w:lang w:val="en-US"/>
              </w:rPr>
            </w:pPr>
            <w:r>
              <w:rPr>
                <w:rFonts w:cstheme="minorHAnsi"/>
                <w:sz w:val="20"/>
                <w:szCs w:val="20"/>
                <w:lang w:val="en-US"/>
              </w:rPr>
              <w:t>Second Party:</w:t>
            </w:r>
          </w:p>
          <w:p w14:paraId="469794DF" w14:textId="625D218D" w:rsidR="00821F49" w:rsidRDefault="00BE64E5" w:rsidP="00821F49">
            <w:pPr>
              <w:keepNext/>
              <w:ind w:left="360" w:right="6"/>
              <w:jc w:val="both"/>
              <w:rPr>
                <w:rFonts w:asciiTheme="minorHAnsi" w:hAnsiTheme="minorHAnsi" w:cstheme="minorHAnsi"/>
                <w:b/>
                <w:bCs/>
                <w:sz w:val="20"/>
                <w:szCs w:val="20"/>
                <w:lang w:val="sv-SE"/>
              </w:rPr>
            </w:pPr>
            <w:r w:rsidRPr="006D0BD5">
              <w:rPr>
                <w:rFonts w:asciiTheme="minorHAnsi" w:hAnsiTheme="minorHAnsi" w:cstheme="minorHAnsi"/>
                <w:b/>
                <w:bCs/>
                <w:sz w:val="20"/>
                <w:szCs w:val="20"/>
                <w:lang w:val="sv-SE"/>
              </w:rPr>
              <w:t xml:space="preserve">PT </w:t>
            </w:r>
            <w:r w:rsidR="0056550D">
              <w:rPr>
                <w:rFonts w:asciiTheme="minorHAnsi" w:hAnsiTheme="minorHAnsi" w:cstheme="minorHAnsi"/>
                <w:b/>
                <w:bCs/>
                <w:sz w:val="20"/>
                <w:szCs w:val="20"/>
                <w:lang w:val="sv-SE"/>
              </w:rPr>
              <w:t>Caleb Technology</w:t>
            </w:r>
          </w:p>
          <w:p w14:paraId="497E78AF" w14:textId="1CE42329" w:rsidR="00BE64E5" w:rsidRPr="00DD5E24" w:rsidRDefault="00821F49" w:rsidP="00DD5E24">
            <w:pPr>
              <w:keepNext/>
              <w:ind w:left="360" w:right="6"/>
              <w:jc w:val="both"/>
              <w:rPr>
                <w:rFonts w:asciiTheme="minorHAnsi" w:hAnsiTheme="minorHAnsi" w:cstheme="minorHAnsi"/>
                <w:sz w:val="20"/>
                <w:szCs w:val="20"/>
                <w:lang w:val="sv-SE"/>
              </w:rPr>
            </w:pPr>
            <w:r w:rsidRPr="00821F49">
              <w:rPr>
                <w:rFonts w:asciiTheme="minorHAnsi" w:hAnsiTheme="minorHAnsi" w:cstheme="minorHAnsi"/>
                <w:sz w:val="20"/>
                <w:szCs w:val="20"/>
                <w:lang w:val="sv-SE"/>
              </w:rPr>
              <w:t xml:space="preserve">Suatu perseroan terbatas yang didirikan secara patut berdasarkan hukum Republik Indonesia, dengan alamat kantor </w:t>
            </w:r>
            <w:r w:rsidR="0056550D">
              <w:rPr>
                <w:rFonts w:asciiTheme="minorHAnsi" w:hAnsiTheme="minorHAnsi" w:cstheme="minorHAnsi"/>
                <w:sz w:val="20"/>
                <w:szCs w:val="20"/>
                <w:lang w:val="sv-SE"/>
              </w:rPr>
              <w:t>Jl. Siliwangi KM 7 Kawasan Pesona Metropolitan Ruko Gardenia RF</w:t>
            </w:r>
            <w:r w:rsidR="00F062ED">
              <w:rPr>
                <w:rFonts w:asciiTheme="minorHAnsi" w:hAnsiTheme="minorHAnsi" w:cstheme="minorHAnsi"/>
                <w:sz w:val="20"/>
                <w:szCs w:val="20"/>
                <w:lang w:val="sv-SE"/>
              </w:rPr>
              <w:t xml:space="preserve"> </w:t>
            </w:r>
            <w:commentRangeStart w:id="1"/>
            <w:r w:rsidR="00F062ED" w:rsidRPr="00F062ED">
              <w:rPr>
                <w:rFonts w:asciiTheme="minorHAnsi" w:hAnsiTheme="minorHAnsi" w:cstheme="minorHAnsi"/>
                <w:sz w:val="20"/>
                <w:szCs w:val="20"/>
                <w:highlight w:val="yellow"/>
                <w:lang w:val="sv-SE"/>
              </w:rPr>
              <w:t>no. 10</w:t>
            </w:r>
            <w:commentRangeEnd w:id="1"/>
            <w:r w:rsidR="00F062ED">
              <w:rPr>
                <w:rStyle w:val="CommentReference"/>
                <w:rFonts w:asciiTheme="minorHAnsi" w:hAnsiTheme="minorHAnsi" w:cstheme="minorHAnsi"/>
                <w:sz w:val="20"/>
                <w:szCs w:val="20"/>
                <w:lang w:val="sv-SE"/>
              </w:rPr>
              <w:commentReference w:id="1"/>
            </w:r>
            <w:r w:rsidR="0056550D">
              <w:rPr>
                <w:rFonts w:asciiTheme="minorHAnsi" w:hAnsiTheme="minorHAnsi" w:cstheme="minorHAnsi"/>
                <w:sz w:val="20"/>
                <w:szCs w:val="20"/>
                <w:lang w:val="sv-SE"/>
              </w:rPr>
              <w:t xml:space="preserve">, Bojong Rawalambu, Kota Bekasi, jawa Barat </w:t>
            </w:r>
            <w:r w:rsidRPr="00821F49">
              <w:rPr>
                <w:rFonts w:asciiTheme="minorHAnsi" w:hAnsiTheme="minorHAnsi" w:cstheme="minorHAnsi"/>
                <w:sz w:val="20"/>
                <w:szCs w:val="20"/>
                <w:lang w:val="sv-SE"/>
              </w:rPr>
              <w:t xml:space="preserve">dalam hal ini diwakili oleh </w:t>
            </w:r>
            <w:r w:rsidR="0056550D">
              <w:rPr>
                <w:rFonts w:asciiTheme="minorHAnsi" w:hAnsiTheme="minorHAnsi" w:cstheme="minorHAnsi"/>
                <w:sz w:val="20"/>
                <w:szCs w:val="20"/>
                <w:lang w:val="sv-SE"/>
              </w:rPr>
              <w:t>Gorga Simanullang</w:t>
            </w:r>
            <w:r>
              <w:rPr>
                <w:rFonts w:asciiTheme="minorHAnsi" w:hAnsiTheme="minorHAnsi" w:cstheme="minorHAnsi"/>
                <w:b/>
                <w:bCs/>
                <w:sz w:val="20"/>
                <w:szCs w:val="20"/>
                <w:lang w:val="sv-SE"/>
              </w:rPr>
              <w:t xml:space="preserve"> </w:t>
            </w:r>
            <w:r w:rsidR="00BE64E5" w:rsidRPr="00821F49">
              <w:rPr>
                <w:rFonts w:asciiTheme="minorHAnsi" w:hAnsiTheme="minorHAnsi" w:cstheme="minorHAnsi"/>
                <w:bCs/>
                <w:sz w:val="20"/>
                <w:szCs w:val="20"/>
                <w:lang w:val="id-ID"/>
              </w:rPr>
              <w:t>dalam</w:t>
            </w:r>
            <w:r w:rsidR="00BE64E5" w:rsidRPr="00BE64E5">
              <w:rPr>
                <w:rFonts w:asciiTheme="minorHAnsi" w:hAnsiTheme="minorHAnsi" w:cstheme="minorHAnsi"/>
                <w:bCs/>
                <w:sz w:val="20"/>
                <w:szCs w:val="20"/>
                <w:lang w:val="id-ID"/>
              </w:rPr>
              <w:t xml:space="preserve"> jabatannya sebagai </w:t>
            </w:r>
            <w:r w:rsidR="00BE64E5" w:rsidRPr="00F65EA2">
              <w:rPr>
                <w:rFonts w:asciiTheme="minorHAnsi" w:hAnsiTheme="minorHAnsi" w:cstheme="minorHAnsi"/>
                <w:b/>
                <w:sz w:val="20"/>
                <w:szCs w:val="20"/>
                <w:lang w:val="id-ID"/>
              </w:rPr>
              <w:t>Direktur</w:t>
            </w:r>
            <w:r w:rsidR="006D0BD5">
              <w:rPr>
                <w:rFonts w:asciiTheme="minorHAnsi" w:hAnsiTheme="minorHAnsi" w:cstheme="minorHAnsi"/>
                <w:bCs/>
                <w:sz w:val="20"/>
                <w:szCs w:val="20"/>
                <w:lang w:val="id-ID"/>
              </w:rPr>
              <w:t>.</w:t>
            </w:r>
          </w:p>
          <w:p w14:paraId="0EFF7198" w14:textId="77777777" w:rsidR="00375937" w:rsidRPr="00F062ED" w:rsidRDefault="00375937" w:rsidP="00AE55A6">
            <w:pPr>
              <w:jc w:val="both"/>
              <w:rPr>
                <w:rFonts w:cstheme="minorHAnsi"/>
                <w:sz w:val="20"/>
                <w:szCs w:val="20"/>
                <w:lang w:val="sv-SE"/>
              </w:rPr>
            </w:pPr>
          </w:p>
          <w:p w14:paraId="230346C7" w14:textId="6686F6EA" w:rsidR="00043A54" w:rsidRDefault="0056550D" w:rsidP="00821F49">
            <w:pPr>
              <w:pStyle w:val="ListParagraph"/>
              <w:ind w:left="360"/>
              <w:jc w:val="both"/>
              <w:rPr>
                <w:rFonts w:cstheme="minorHAnsi"/>
                <w:sz w:val="20"/>
                <w:szCs w:val="20"/>
                <w:lang w:val="en-US"/>
              </w:rPr>
            </w:pPr>
            <w:r w:rsidRPr="0056550D">
              <w:rPr>
                <w:rFonts w:cstheme="minorHAnsi"/>
                <w:sz w:val="20"/>
                <w:szCs w:val="20"/>
                <w:lang w:val="en-US"/>
              </w:rPr>
              <w:t>A limited liability company duly established under the laws of the Republic of Indonesia, with its office located at Jl. Siliwangi KM 7, Pesona Metropolitan Ruko Gardenia RF</w:t>
            </w:r>
            <w:r w:rsidR="00F062ED">
              <w:rPr>
                <w:rFonts w:cstheme="minorHAnsi"/>
                <w:sz w:val="20"/>
                <w:szCs w:val="20"/>
                <w:lang w:val="en-US"/>
              </w:rPr>
              <w:t xml:space="preserve"> </w:t>
            </w:r>
            <w:commentRangeStart w:id="2"/>
            <w:r w:rsidR="00F062ED" w:rsidRPr="00F062ED">
              <w:rPr>
                <w:rFonts w:cstheme="minorHAnsi"/>
                <w:sz w:val="20"/>
                <w:szCs w:val="20"/>
                <w:highlight w:val="yellow"/>
                <w:lang w:val="en-US"/>
              </w:rPr>
              <w:t>no. 10</w:t>
            </w:r>
            <w:commentRangeEnd w:id="2"/>
            <w:r w:rsidR="00F062ED" w:rsidRPr="0056550D">
              <w:rPr>
                <w:rStyle w:val="CommentReference"/>
                <w:rFonts w:cstheme="minorHAnsi"/>
                <w:sz w:val="20"/>
                <w:szCs w:val="20"/>
                <w:lang w:val="en-US"/>
              </w:rPr>
              <w:commentReference w:id="2"/>
            </w:r>
            <w:r w:rsidRPr="0056550D">
              <w:rPr>
                <w:rFonts w:cstheme="minorHAnsi"/>
                <w:sz w:val="20"/>
                <w:szCs w:val="20"/>
                <w:lang w:val="en-US"/>
              </w:rPr>
              <w:t>, Bojong Rawalambu, Bekasi City, West Java, represented herein by Gorga Simanullang in his capacity as Director.</w:t>
            </w:r>
          </w:p>
          <w:p w14:paraId="3531AE56" w14:textId="2133CC60" w:rsidR="00E6555E" w:rsidRPr="00DC7BFF" w:rsidRDefault="00E6555E" w:rsidP="00821F49">
            <w:pPr>
              <w:pStyle w:val="ListParagraph"/>
              <w:ind w:left="360"/>
              <w:jc w:val="both"/>
              <w:rPr>
                <w:rFonts w:cstheme="minorHAnsi"/>
                <w:sz w:val="20"/>
                <w:szCs w:val="20"/>
                <w:lang w:val="en-US"/>
              </w:rPr>
            </w:pPr>
          </w:p>
        </w:tc>
      </w:tr>
      <w:tr w:rsidR="00043A54" w:rsidRPr="00CF3C55" w14:paraId="3B13D3D8" w14:textId="77777777" w:rsidTr="4BE8B2D8">
        <w:tc>
          <w:tcPr>
            <w:tcW w:w="3145" w:type="dxa"/>
          </w:tcPr>
          <w:p w14:paraId="0A53AE45" w14:textId="77777777" w:rsidR="00043A54" w:rsidRPr="00CF3C55" w:rsidRDefault="00043A54" w:rsidP="00BC3EAA">
            <w:pPr>
              <w:pStyle w:val="ListParagraph"/>
              <w:numPr>
                <w:ilvl w:val="0"/>
                <w:numId w:val="1"/>
              </w:numPr>
              <w:jc w:val="both"/>
              <w:rPr>
                <w:rFonts w:cstheme="minorHAnsi"/>
                <w:sz w:val="20"/>
                <w:szCs w:val="20"/>
                <w:lang w:val="en-US"/>
              </w:rPr>
            </w:pPr>
            <w:r w:rsidRPr="00CF3C55">
              <w:rPr>
                <w:rFonts w:cstheme="minorHAnsi"/>
                <w:sz w:val="20"/>
                <w:szCs w:val="20"/>
                <w:lang w:val="en-US"/>
              </w:rPr>
              <w:lastRenderedPageBreak/>
              <w:t xml:space="preserve">Ruang Lingkup Pelayanan </w:t>
            </w:r>
          </w:p>
          <w:p w14:paraId="475133CE" w14:textId="77777777" w:rsidR="00043A54" w:rsidRPr="00CF3C55" w:rsidRDefault="00043A54" w:rsidP="00BC3EAA">
            <w:pPr>
              <w:pStyle w:val="ListParagraph"/>
              <w:ind w:left="360"/>
              <w:jc w:val="both"/>
              <w:rPr>
                <w:rFonts w:cstheme="minorHAnsi"/>
                <w:i/>
                <w:iCs/>
                <w:sz w:val="20"/>
                <w:szCs w:val="20"/>
                <w:lang w:val="en-US"/>
              </w:rPr>
            </w:pPr>
            <w:r w:rsidRPr="00CF3C55">
              <w:rPr>
                <w:rFonts w:cstheme="minorHAnsi"/>
                <w:i/>
                <w:iCs/>
                <w:sz w:val="20"/>
                <w:szCs w:val="20"/>
                <w:lang w:val="en-US"/>
              </w:rPr>
              <w:t>Scope of Services</w:t>
            </w:r>
          </w:p>
        </w:tc>
        <w:tc>
          <w:tcPr>
            <w:tcW w:w="5871" w:type="dxa"/>
          </w:tcPr>
          <w:p w14:paraId="113D3C28" w14:textId="77777777" w:rsidR="00043A54" w:rsidRPr="00CF3C55" w:rsidRDefault="00043A54" w:rsidP="00BC3EAA">
            <w:pPr>
              <w:jc w:val="both"/>
              <w:rPr>
                <w:rFonts w:asciiTheme="minorHAnsi" w:hAnsiTheme="minorHAnsi" w:cstheme="minorHAnsi"/>
                <w:sz w:val="20"/>
                <w:szCs w:val="20"/>
                <w:lang w:val="en-US"/>
              </w:rPr>
            </w:pPr>
            <w:r w:rsidRPr="00CF3C55">
              <w:rPr>
                <w:rFonts w:asciiTheme="minorHAnsi" w:hAnsiTheme="minorHAnsi" w:cstheme="minorHAnsi"/>
                <w:sz w:val="20"/>
                <w:szCs w:val="20"/>
                <w:lang w:val="en-US"/>
              </w:rPr>
              <w:t>Pelayanan Kesehatan bagi Pasien</w:t>
            </w:r>
          </w:p>
          <w:p w14:paraId="75398798" w14:textId="77777777" w:rsidR="00043A54" w:rsidRPr="00CF3C55" w:rsidRDefault="00043A54" w:rsidP="00BC3EAA">
            <w:pPr>
              <w:jc w:val="both"/>
              <w:rPr>
                <w:rFonts w:asciiTheme="minorHAnsi" w:hAnsiTheme="minorHAnsi" w:cstheme="minorHAnsi"/>
                <w:sz w:val="20"/>
                <w:szCs w:val="20"/>
                <w:lang w:val="en-US"/>
              </w:rPr>
            </w:pPr>
            <w:r w:rsidRPr="00CF3C55">
              <w:rPr>
                <w:rFonts w:asciiTheme="minorHAnsi" w:hAnsiTheme="minorHAnsi" w:cstheme="minorHAnsi"/>
                <w:i/>
                <w:iCs/>
                <w:sz w:val="20"/>
                <w:szCs w:val="20"/>
                <w:lang w:val="en-US"/>
              </w:rPr>
              <w:t xml:space="preserve">Healthcare Service </w:t>
            </w:r>
            <w:r w:rsidRPr="00CF3C55">
              <w:rPr>
                <w:rFonts w:asciiTheme="minorHAnsi" w:hAnsiTheme="minorHAnsi" w:cstheme="minorHAnsi"/>
                <w:sz w:val="20"/>
                <w:szCs w:val="20"/>
                <w:lang w:val="en-US"/>
              </w:rPr>
              <w:t>for Patient</w:t>
            </w:r>
          </w:p>
        </w:tc>
      </w:tr>
      <w:tr w:rsidR="00043A54" w:rsidRPr="00CF3C55" w14:paraId="7EF0313E" w14:textId="77777777" w:rsidTr="4BE8B2D8">
        <w:tc>
          <w:tcPr>
            <w:tcW w:w="3145" w:type="dxa"/>
          </w:tcPr>
          <w:p w14:paraId="02B2E89A" w14:textId="77777777" w:rsidR="00043A54" w:rsidRPr="00CF3C55" w:rsidRDefault="00043A54" w:rsidP="00BC3EAA">
            <w:pPr>
              <w:pStyle w:val="ListParagraph"/>
              <w:numPr>
                <w:ilvl w:val="0"/>
                <w:numId w:val="1"/>
              </w:numPr>
              <w:jc w:val="both"/>
              <w:rPr>
                <w:rFonts w:cstheme="minorHAnsi"/>
                <w:sz w:val="20"/>
                <w:szCs w:val="20"/>
                <w:lang w:val="en-US"/>
              </w:rPr>
            </w:pPr>
            <w:r w:rsidRPr="00CF3C55">
              <w:rPr>
                <w:rFonts w:cstheme="minorHAnsi"/>
                <w:sz w:val="20"/>
                <w:szCs w:val="20"/>
                <w:lang w:val="en-US"/>
              </w:rPr>
              <w:t>Jenis Pelayanan</w:t>
            </w:r>
          </w:p>
          <w:p w14:paraId="24921B56" w14:textId="77777777" w:rsidR="00043A54" w:rsidRPr="00CF3C55" w:rsidRDefault="00043A54" w:rsidP="00BC3EAA">
            <w:pPr>
              <w:pStyle w:val="ListParagraph"/>
              <w:ind w:left="360"/>
              <w:jc w:val="both"/>
              <w:rPr>
                <w:rFonts w:cstheme="minorHAnsi"/>
                <w:i/>
                <w:iCs/>
                <w:sz w:val="20"/>
                <w:szCs w:val="20"/>
                <w:lang w:val="en-US"/>
              </w:rPr>
            </w:pPr>
            <w:r w:rsidRPr="00CF3C55">
              <w:rPr>
                <w:rFonts w:cstheme="minorHAnsi"/>
                <w:i/>
                <w:iCs/>
                <w:sz w:val="20"/>
                <w:szCs w:val="20"/>
                <w:lang w:val="en-US"/>
              </w:rPr>
              <w:t>Type of Services</w:t>
            </w:r>
          </w:p>
        </w:tc>
        <w:tc>
          <w:tcPr>
            <w:tcW w:w="5871" w:type="dxa"/>
          </w:tcPr>
          <w:p w14:paraId="142F7F59" w14:textId="4599F0A6" w:rsidR="00043A54" w:rsidRPr="00CF3C55" w:rsidRDefault="00043A54" w:rsidP="00BC3EAA">
            <w:pPr>
              <w:jc w:val="both"/>
              <w:rPr>
                <w:rFonts w:asciiTheme="minorHAnsi" w:hAnsiTheme="minorHAnsi" w:cstheme="minorHAnsi"/>
                <w:sz w:val="20"/>
                <w:szCs w:val="20"/>
                <w:lang w:val="en-US"/>
              </w:rPr>
            </w:pPr>
            <w:r w:rsidRPr="00CF3C55">
              <w:rPr>
                <w:rFonts w:asciiTheme="minorHAnsi" w:hAnsiTheme="minorHAnsi" w:cstheme="minorHAnsi"/>
                <w:sz w:val="20"/>
                <w:szCs w:val="20"/>
                <w:lang w:val="en-US"/>
              </w:rPr>
              <w:t>[Rawat</w:t>
            </w:r>
            <w:r w:rsidR="00AD1F14">
              <w:rPr>
                <w:rFonts w:asciiTheme="minorHAnsi" w:hAnsiTheme="minorHAnsi" w:cstheme="minorHAnsi"/>
                <w:sz w:val="20"/>
                <w:szCs w:val="20"/>
                <w:lang w:val="en-US"/>
              </w:rPr>
              <w:t xml:space="preserve"> </w:t>
            </w:r>
            <w:r w:rsidRPr="00CF3C55">
              <w:rPr>
                <w:rFonts w:asciiTheme="minorHAnsi" w:hAnsiTheme="minorHAnsi" w:cstheme="minorHAnsi"/>
                <w:sz w:val="20"/>
                <w:szCs w:val="20"/>
                <w:lang w:val="en-US"/>
              </w:rPr>
              <w:t>Inap/Rawat Jalan/Rawat Darurat/One</w:t>
            </w:r>
            <w:r w:rsidR="00AD1F14">
              <w:rPr>
                <w:rFonts w:asciiTheme="minorHAnsi" w:hAnsiTheme="minorHAnsi" w:cstheme="minorHAnsi"/>
                <w:sz w:val="20"/>
                <w:szCs w:val="20"/>
                <w:lang w:val="en-US"/>
              </w:rPr>
              <w:t xml:space="preserve"> </w:t>
            </w:r>
            <w:r w:rsidRPr="00CF3C55">
              <w:rPr>
                <w:rFonts w:asciiTheme="minorHAnsi" w:hAnsiTheme="minorHAnsi" w:cstheme="minorHAnsi"/>
                <w:sz w:val="20"/>
                <w:szCs w:val="20"/>
                <w:lang w:val="en-US"/>
              </w:rPr>
              <w:t>Day Care/MCU]</w:t>
            </w:r>
          </w:p>
          <w:p w14:paraId="7D354049" w14:textId="3DB1DD55" w:rsidR="00043A54" w:rsidRPr="00CF3C55" w:rsidRDefault="00043A54" w:rsidP="00BC3EAA">
            <w:pPr>
              <w:jc w:val="both"/>
              <w:rPr>
                <w:rFonts w:asciiTheme="minorHAnsi" w:hAnsiTheme="minorHAnsi" w:cstheme="minorHAnsi"/>
                <w:i/>
                <w:iCs/>
                <w:sz w:val="20"/>
                <w:szCs w:val="20"/>
                <w:lang w:val="en-US"/>
              </w:rPr>
            </w:pPr>
            <w:r w:rsidRPr="00CF3C55">
              <w:rPr>
                <w:rFonts w:asciiTheme="minorHAnsi" w:hAnsiTheme="minorHAnsi" w:cstheme="minorHAnsi"/>
                <w:i/>
                <w:iCs/>
                <w:sz w:val="20"/>
                <w:szCs w:val="20"/>
                <w:lang w:val="en-US"/>
              </w:rPr>
              <w:t>[Inpatient/Outpatient/Emergency/One Day Care/MCU]</w:t>
            </w:r>
          </w:p>
        </w:tc>
      </w:tr>
      <w:tr w:rsidR="00043A54" w:rsidRPr="00CF3C55" w14:paraId="7F44E35B" w14:textId="77777777" w:rsidTr="4BE8B2D8">
        <w:tc>
          <w:tcPr>
            <w:tcW w:w="3145" w:type="dxa"/>
          </w:tcPr>
          <w:p w14:paraId="5F9E1A1F" w14:textId="77777777" w:rsidR="00043A54" w:rsidRPr="00CF3C55" w:rsidRDefault="00043A54" w:rsidP="00BC3EAA">
            <w:pPr>
              <w:pStyle w:val="ListParagraph"/>
              <w:numPr>
                <w:ilvl w:val="0"/>
                <w:numId w:val="1"/>
              </w:numPr>
              <w:jc w:val="both"/>
              <w:rPr>
                <w:rFonts w:cstheme="minorHAnsi"/>
                <w:sz w:val="20"/>
                <w:szCs w:val="20"/>
                <w:lang w:val="en-US"/>
              </w:rPr>
            </w:pPr>
            <w:r w:rsidRPr="00CF3C55">
              <w:rPr>
                <w:rFonts w:cstheme="minorHAnsi"/>
                <w:sz w:val="20"/>
                <w:szCs w:val="20"/>
                <w:lang w:val="en-US"/>
              </w:rPr>
              <w:t>Jangka Waktu</w:t>
            </w:r>
          </w:p>
          <w:p w14:paraId="4F5D082E" w14:textId="77777777" w:rsidR="00043A54" w:rsidRPr="00CF3C55" w:rsidRDefault="00043A54" w:rsidP="00BC3EAA">
            <w:pPr>
              <w:pStyle w:val="ListParagraph"/>
              <w:ind w:left="360"/>
              <w:jc w:val="both"/>
              <w:rPr>
                <w:rFonts w:cstheme="minorHAnsi"/>
                <w:i/>
                <w:iCs/>
                <w:sz w:val="20"/>
                <w:szCs w:val="20"/>
                <w:lang w:val="en-US"/>
              </w:rPr>
            </w:pPr>
            <w:r w:rsidRPr="00CF3C55">
              <w:rPr>
                <w:rFonts w:cstheme="minorHAnsi"/>
                <w:i/>
                <w:iCs/>
                <w:sz w:val="20"/>
                <w:szCs w:val="20"/>
                <w:lang w:val="en-US"/>
              </w:rPr>
              <w:t>Term</w:t>
            </w:r>
          </w:p>
        </w:tc>
        <w:tc>
          <w:tcPr>
            <w:tcW w:w="5871" w:type="dxa"/>
          </w:tcPr>
          <w:p w14:paraId="16E348B8" w14:textId="009D33BF" w:rsidR="004E1702" w:rsidRPr="006D0BD5" w:rsidRDefault="004E1702" w:rsidP="004E1702">
            <w:pPr>
              <w:pStyle w:val="NoSpacing"/>
              <w:jc w:val="both"/>
              <w:rPr>
                <w:rFonts w:asciiTheme="minorHAnsi" w:hAnsiTheme="minorHAnsi" w:cstheme="minorHAnsi"/>
                <w:sz w:val="20"/>
                <w:szCs w:val="20"/>
                <w:lang w:val="en-US"/>
              </w:rPr>
            </w:pPr>
            <w:r w:rsidRPr="006D0BD5">
              <w:rPr>
                <w:rFonts w:asciiTheme="minorHAnsi" w:hAnsiTheme="minorHAnsi" w:cstheme="minorHAnsi"/>
                <w:bCs/>
                <w:sz w:val="20"/>
                <w:szCs w:val="20"/>
                <w:lang w:val="en-US"/>
              </w:rPr>
              <w:t>Jangka waktu 2 (dua) tahun</w:t>
            </w:r>
            <w:r w:rsidRPr="004E1702">
              <w:rPr>
                <w:rFonts w:asciiTheme="minorHAnsi" w:hAnsiTheme="minorHAnsi" w:cstheme="minorHAnsi"/>
                <w:bCs/>
                <w:sz w:val="20"/>
                <w:szCs w:val="20"/>
                <w:lang w:val="id-ID"/>
              </w:rPr>
              <w:t xml:space="preserve"> </w:t>
            </w:r>
            <w:r w:rsidRPr="006D0BD5">
              <w:rPr>
                <w:rFonts w:asciiTheme="minorHAnsi" w:hAnsiTheme="minorHAnsi" w:cstheme="minorHAnsi"/>
                <w:bCs/>
                <w:sz w:val="20"/>
                <w:szCs w:val="20"/>
                <w:lang w:val="en-US"/>
              </w:rPr>
              <w:t xml:space="preserve">terhitung sejak </w:t>
            </w:r>
            <w:r w:rsidRPr="004E1702">
              <w:rPr>
                <w:rFonts w:asciiTheme="minorHAnsi" w:hAnsiTheme="minorHAnsi" w:cstheme="minorHAnsi"/>
                <w:bCs/>
                <w:sz w:val="20"/>
                <w:szCs w:val="20"/>
                <w:lang w:val="id-ID"/>
              </w:rPr>
              <w:t>tanggal</w:t>
            </w:r>
            <w:r w:rsidR="00375937">
              <w:rPr>
                <w:rFonts w:asciiTheme="minorHAnsi" w:hAnsiTheme="minorHAnsi" w:cstheme="minorHAnsi"/>
                <w:bCs/>
                <w:sz w:val="20"/>
                <w:szCs w:val="20"/>
                <w:lang w:val="id-ID"/>
              </w:rPr>
              <w:t xml:space="preserve"> </w:t>
            </w:r>
            <w:r w:rsidR="00E6555E" w:rsidRPr="00CF7922">
              <w:rPr>
                <w:rFonts w:asciiTheme="minorHAnsi" w:hAnsiTheme="minorHAnsi" w:cstheme="minorHAnsi"/>
                <w:bCs/>
                <w:sz w:val="20"/>
                <w:szCs w:val="20"/>
                <w:highlight w:val="yellow"/>
                <w:lang w:val="id-ID"/>
              </w:rPr>
              <w:t>26</w:t>
            </w:r>
            <w:r w:rsidR="00821F49" w:rsidRPr="00CF7922">
              <w:rPr>
                <w:rFonts w:asciiTheme="minorHAnsi" w:hAnsiTheme="minorHAnsi" w:cstheme="minorHAnsi"/>
                <w:bCs/>
                <w:sz w:val="20"/>
                <w:szCs w:val="20"/>
                <w:highlight w:val="yellow"/>
                <w:lang w:val="id-ID"/>
              </w:rPr>
              <w:t xml:space="preserve"> </w:t>
            </w:r>
            <w:r w:rsidR="00E6555E" w:rsidRPr="00CF7922">
              <w:rPr>
                <w:rFonts w:asciiTheme="minorHAnsi" w:hAnsiTheme="minorHAnsi" w:cstheme="minorHAnsi"/>
                <w:bCs/>
                <w:sz w:val="20"/>
                <w:szCs w:val="20"/>
                <w:highlight w:val="yellow"/>
                <w:lang w:val="id-ID"/>
              </w:rPr>
              <w:t>Mei</w:t>
            </w:r>
            <w:r w:rsidR="00375937" w:rsidRPr="00CF7922">
              <w:rPr>
                <w:rFonts w:asciiTheme="minorHAnsi" w:hAnsiTheme="minorHAnsi" w:cstheme="minorHAnsi"/>
                <w:bCs/>
                <w:sz w:val="20"/>
                <w:szCs w:val="20"/>
                <w:highlight w:val="yellow"/>
                <w:lang w:val="id-ID"/>
              </w:rPr>
              <w:t xml:space="preserve"> </w:t>
            </w:r>
            <w:commentRangeStart w:id="3"/>
            <w:r w:rsidR="00375937" w:rsidRPr="00CF7922">
              <w:rPr>
                <w:rFonts w:asciiTheme="minorHAnsi" w:hAnsiTheme="minorHAnsi" w:cstheme="minorHAnsi"/>
                <w:bCs/>
                <w:sz w:val="20"/>
                <w:szCs w:val="20"/>
                <w:highlight w:val="yellow"/>
                <w:lang w:val="id-ID"/>
              </w:rPr>
              <w:t>202</w:t>
            </w:r>
            <w:r w:rsidR="00E6555E" w:rsidRPr="00CF7922">
              <w:rPr>
                <w:rFonts w:asciiTheme="minorHAnsi" w:hAnsiTheme="minorHAnsi" w:cstheme="minorHAnsi"/>
                <w:bCs/>
                <w:sz w:val="20"/>
                <w:szCs w:val="20"/>
                <w:highlight w:val="yellow"/>
                <w:lang w:val="id-ID"/>
              </w:rPr>
              <w:t>6</w:t>
            </w:r>
            <w:commentRangeEnd w:id="3"/>
            <w:r w:rsidR="00CF7922">
              <w:rPr>
                <w:rStyle w:val="CommentReference"/>
                <w:rFonts w:asciiTheme="minorHAnsi" w:hAnsiTheme="minorHAnsi" w:cstheme="minorHAnsi"/>
                <w:bCs/>
                <w:sz w:val="20"/>
                <w:szCs w:val="20"/>
                <w:lang w:val="id-ID"/>
              </w:rPr>
              <w:commentReference w:id="3"/>
            </w:r>
            <w:r w:rsidR="00375937">
              <w:rPr>
                <w:rFonts w:asciiTheme="minorHAnsi" w:hAnsiTheme="minorHAnsi" w:cstheme="minorHAnsi"/>
                <w:bCs/>
                <w:sz w:val="20"/>
                <w:szCs w:val="20"/>
                <w:lang w:val="id-ID"/>
              </w:rPr>
              <w:t xml:space="preserve"> sampai dengan tanggal </w:t>
            </w:r>
            <w:r w:rsidR="00AE55A6" w:rsidRPr="00CF7922">
              <w:rPr>
                <w:rFonts w:asciiTheme="minorHAnsi" w:hAnsiTheme="minorHAnsi" w:cstheme="minorHAnsi"/>
                <w:bCs/>
                <w:sz w:val="20"/>
                <w:szCs w:val="20"/>
                <w:highlight w:val="yellow"/>
                <w:lang w:val="id-ID"/>
              </w:rPr>
              <w:t>2</w:t>
            </w:r>
            <w:r w:rsidR="00E6555E" w:rsidRPr="00CF7922">
              <w:rPr>
                <w:rFonts w:asciiTheme="minorHAnsi" w:hAnsiTheme="minorHAnsi" w:cstheme="minorHAnsi"/>
                <w:bCs/>
                <w:sz w:val="20"/>
                <w:szCs w:val="20"/>
                <w:highlight w:val="yellow"/>
                <w:lang w:val="id-ID"/>
              </w:rPr>
              <w:t>5</w:t>
            </w:r>
            <w:r w:rsidR="00821F49" w:rsidRPr="00CF7922">
              <w:rPr>
                <w:rFonts w:asciiTheme="minorHAnsi" w:hAnsiTheme="minorHAnsi" w:cstheme="minorHAnsi"/>
                <w:bCs/>
                <w:sz w:val="20"/>
                <w:szCs w:val="20"/>
                <w:highlight w:val="yellow"/>
                <w:lang w:val="id-ID"/>
              </w:rPr>
              <w:t xml:space="preserve"> </w:t>
            </w:r>
            <w:r w:rsidR="00E6555E" w:rsidRPr="00CF7922">
              <w:rPr>
                <w:rFonts w:asciiTheme="minorHAnsi" w:hAnsiTheme="minorHAnsi" w:cstheme="minorHAnsi"/>
                <w:bCs/>
                <w:sz w:val="20"/>
                <w:szCs w:val="20"/>
                <w:highlight w:val="yellow"/>
                <w:lang w:val="id-ID"/>
              </w:rPr>
              <w:t>Mei</w:t>
            </w:r>
            <w:r w:rsidR="00375937" w:rsidRPr="00CF7922">
              <w:rPr>
                <w:rFonts w:asciiTheme="minorHAnsi" w:hAnsiTheme="minorHAnsi" w:cstheme="minorHAnsi"/>
                <w:bCs/>
                <w:sz w:val="20"/>
                <w:szCs w:val="20"/>
                <w:highlight w:val="yellow"/>
                <w:lang w:val="id-ID"/>
              </w:rPr>
              <w:t xml:space="preserve"> 202</w:t>
            </w:r>
            <w:r w:rsidR="00E6555E" w:rsidRPr="00CF7922">
              <w:rPr>
                <w:rFonts w:asciiTheme="minorHAnsi" w:hAnsiTheme="minorHAnsi" w:cstheme="minorHAnsi"/>
                <w:bCs/>
                <w:sz w:val="20"/>
                <w:szCs w:val="20"/>
                <w:highlight w:val="yellow"/>
                <w:lang w:val="id-ID"/>
              </w:rPr>
              <w:t>8</w:t>
            </w:r>
            <w:r w:rsidR="00375937" w:rsidRPr="006D0BD5">
              <w:rPr>
                <w:rFonts w:asciiTheme="minorHAnsi" w:hAnsiTheme="minorHAnsi" w:cstheme="minorHAnsi"/>
                <w:sz w:val="20"/>
                <w:szCs w:val="20"/>
                <w:lang w:val="en-US"/>
              </w:rPr>
              <w:t xml:space="preserve"> dan d</w:t>
            </w:r>
            <w:r w:rsidRPr="006D0BD5">
              <w:rPr>
                <w:rFonts w:asciiTheme="minorHAnsi" w:hAnsiTheme="minorHAnsi" w:cstheme="minorHAnsi"/>
                <w:sz w:val="20"/>
                <w:szCs w:val="20"/>
                <w:lang w:val="en-US"/>
              </w:rPr>
              <w:t>apat diperpanjang berdasarkan kesepakatan tertulis Para Pihak</w:t>
            </w:r>
            <w:r w:rsidR="00375937" w:rsidRPr="006D0BD5">
              <w:rPr>
                <w:rFonts w:asciiTheme="minorHAnsi" w:hAnsiTheme="minorHAnsi" w:cstheme="minorHAnsi"/>
                <w:sz w:val="20"/>
                <w:szCs w:val="20"/>
                <w:lang w:val="en-US"/>
              </w:rPr>
              <w:t>.</w:t>
            </w:r>
          </w:p>
          <w:p w14:paraId="75346AD9" w14:textId="77777777" w:rsidR="004E1702" w:rsidRPr="006D0BD5" w:rsidRDefault="004E1702" w:rsidP="004E1702">
            <w:pPr>
              <w:pStyle w:val="NoSpacing"/>
              <w:jc w:val="both"/>
              <w:rPr>
                <w:rFonts w:asciiTheme="minorHAnsi" w:hAnsiTheme="minorHAnsi" w:cstheme="minorHAnsi"/>
                <w:sz w:val="20"/>
                <w:szCs w:val="20"/>
                <w:lang w:val="en-US"/>
              </w:rPr>
            </w:pPr>
          </w:p>
          <w:p w14:paraId="2C2AC143" w14:textId="715F8293" w:rsidR="00043A54" w:rsidRPr="00CF3C55" w:rsidRDefault="00375937" w:rsidP="00BC3EAA">
            <w:pPr>
              <w:jc w:val="both"/>
              <w:rPr>
                <w:rFonts w:asciiTheme="minorHAnsi" w:hAnsiTheme="minorHAnsi" w:cstheme="minorHAnsi"/>
                <w:sz w:val="20"/>
                <w:szCs w:val="20"/>
                <w:lang w:val="en-US"/>
              </w:rPr>
            </w:pPr>
            <w:r w:rsidRPr="4BE8B2D8">
              <w:rPr>
                <w:rFonts w:asciiTheme="minorHAnsi" w:hAnsiTheme="minorHAnsi" w:cstheme="minorBidi"/>
                <w:sz w:val="20"/>
                <w:szCs w:val="20"/>
              </w:rPr>
              <w:t xml:space="preserve">The period of 2 (two) years commencing from </w:t>
            </w:r>
            <w:r w:rsidR="00E6555E" w:rsidRPr="00CF7922">
              <w:rPr>
                <w:rFonts w:asciiTheme="minorHAnsi" w:hAnsiTheme="minorHAnsi" w:cstheme="minorBidi"/>
                <w:sz w:val="20"/>
                <w:szCs w:val="20"/>
                <w:highlight w:val="yellow"/>
              </w:rPr>
              <w:t>May</w:t>
            </w:r>
            <w:r w:rsidRPr="00CF7922">
              <w:rPr>
                <w:rFonts w:asciiTheme="minorHAnsi" w:hAnsiTheme="minorHAnsi" w:cstheme="minorBidi"/>
                <w:sz w:val="20"/>
                <w:szCs w:val="20"/>
                <w:highlight w:val="yellow"/>
              </w:rPr>
              <w:t xml:space="preserve"> </w:t>
            </w:r>
            <w:r w:rsidR="00E6555E" w:rsidRPr="00CF7922">
              <w:rPr>
                <w:rFonts w:asciiTheme="minorHAnsi" w:hAnsiTheme="minorHAnsi" w:cstheme="minorBidi"/>
                <w:sz w:val="20"/>
                <w:szCs w:val="20"/>
                <w:highlight w:val="yellow"/>
              </w:rPr>
              <w:t>26</w:t>
            </w:r>
            <w:r w:rsidRPr="00CF7922">
              <w:rPr>
                <w:rFonts w:asciiTheme="minorHAnsi" w:hAnsiTheme="minorHAnsi" w:cstheme="minorBidi"/>
                <w:sz w:val="20"/>
                <w:szCs w:val="20"/>
                <w:highlight w:val="yellow"/>
              </w:rPr>
              <w:t xml:space="preserve">, 2025 to </w:t>
            </w:r>
            <w:r w:rsidR="00E6555E" w:rsidRPr="00CF7922">
              <w:rPr>
                <w:rFonts w:asciiTheme="minorHAnsi" w:hAnsiTheme="minorHAnsi" w:cstheme="minorBidi"/>
                <w:sz w:val="20"/>
                <w:szCs w:val="20"/>
                <w:highlight w:val="yellow"/>
              </w:rPr>
              <w:t>May</w:t>
            </w:r>
            <w:r w:rsidR="00821F49" w:rsidRPr="00CF7922">
              <w:rPr>
                <w:rFonts w:asciiTheme="minorHAnsi" w:hAnsiTheme="minorHAnsi" w:cstheme="minorBidi"/>
                <w:sz w:val="20"/>
                <w:szCs w:val="20"/>
                <w:highlight w:val="yellow"/>
              </w:rPr>
              <w:t xml:space="preserve"> </w:t>
            </w:r>
            <w:r w:rsidR="00AE55A6" w:rsidRPr="00CF7922">
              <w:rPr>
                <w:rFonts w:asciiTheme="minorHAnsi" w:hAnsiTheme="minorHAnsi" w:cstheme="minorBidi"/>
                <w:sz w:val="20"/>
                <w:szCs w:val="20"/>
                <w:highlight w:val="yellow"/>
              </w:rPr>
              <w:t>2</w:t>
            </w:r>
            <w:r w:rsidR="00E6555E" w:rsidRPr="00CF7922">
              <w:rPr>
                <w:rFonts w:asciiTheme="minorHAnsi" w:hAnsiTheme="minorHAnsi" w:cstheme="minorBidi"/>
                <w:sz w:val="20"/>
                <w:szCs w:val="20"/>
                <w:highlight w:val="yellow"/>
              </w:rPr>
              <w:t>5</w:t>
            </w:r>
            <w:r w:rsidRPr="00CF7922">
              <w:rPr>
                <w:rFonts w:asciiTheme="minorHAnsi" w:hAnsiTheme="minorHAnsi" w:cstheme="minorBidi"/>
                <w:sz w:val="20"/>
                <w:szCs w:val="20"/>
                <w:highlight w:val="yellow"/>
              </w:rPr>
              <w:t xml:space="preserve"> </w:t>
            </w:r>
            <w:r w:rsidR="00DD50C8" w:rsidRPr="00CF7922">
              <w:rPr>
                <w:rFonts w:asciiTheme="minorHAnsi" w:hAnsiTheme="minorHAnsi" w:cstheme="minorBidi"/>
                <w:sz w:val="20"/>
                <w:szCs w:val="20"/>
                <w:highlight w:val="yellow"/>
              </w:rPr>
              <w:t>,</w:t>
            </w:r>
            <w:r w:rsidRPr="00CF7922">
              <w:rPr>
                <w:rFonts w:asciiTheme="minorHAnsi" w:hAnsiTheme="minorHAnsi" w:cstheme="minorBidi"/>
                <w:sz w:val="20"/>
                <w:szCs w:val="20"/>
                <w:highlight w:val="yellow"/>
              </w:rPr>
              <w:t xml:space="preserve"> 202</w:t>
            </w:r>
            <w:r w:rsidR="00E6555E" w:rsidRPr="00CF7922">
              <w:rPr>
                <w:rFonts w:asciiTheme="minorHAnsi" w:hAnsiTheme="minorHAnsi" w:cstheme="minorBidi"/>
                <w:sz w:val="20"/>
                <w:szCs w:val="20"/>
                <w:highlight w:val="yellow"/>
              </w:rPr>
              <w:t>8</w:t>
            </w:r>
            <w:r w:rsidRPr="4BE8B2D8">
              <w:rPr>
                <w:rFonts w:asciiTheme="minorHAnsi" w:hAnsiTheme="minorHAnsi" w:cstheme="minorBidi"/>
                <w:sz w:val="20"/>
                <w:szCs w:val="20"/>
              </w:rPr>
              <w:t xml:space="preserve"> and may be extended based on the written agreement of the Parties.</w:t>
            </w:r>
          </w:p>
        </w:tc>
      </w:tr>
      <w:tr w:rsidR="00043A54" w:rsidRPr="00CF3C55" w14:paraId="4963CFD4" w14:textId="77777777" w:rsidTr="4BE8B2D8">
        <w:tc>
          <w:tcPr>
            <w:tcW w:w="3145" w:type="dxa"/>
          </w:tcPr>
          <w:p w14:paraId="10D306DC" w14:textId="77777777" w:rsidR="00043A54" w:rsidRPr="00CF3C55" w:rsidRDefault="00043A54" w:rsidP="00BC3EAA">
            <w:pPr>
              <w:pStyle w:val="ListParagraph"/>
              <w:numPr>
                <w:ilvl w:val="0"/>
                <w:numId w:val="1"/>
              </w:numPr>
              <w:jc w:val="both"/>
              <w:rPr>
                <w:rFonts w:cstheme="minorHAnsi"/>
                <w:sz w:val="20"/>
                <w:szCs w:val="20"/>
                <w:lang w:val="en-US"/>
              </w:rPr>
            </w:pPr>
            <w:r w:rsidRPr="00CF3C55">
              <w:rPr>
                <w:rFonts w:cstheme="minorHAnsi"/>
                <w:sz w:val="20"/>
                <w:szCs w:val="20"/>
                <w:lang w:val="en-US"/>
              </w:rPr>
              <w:t>Tatacara Pelayanan Kesehatan</w:t>
            </w:r>
          </w:p>
          <w:p w14:paraId="0ABACF83" w14:textId="77777777" w:rsidR="00043A54" w:rsidRPr="00CF3C55" w:rsidRDefault="00043A54" w:rsidP="00BC3EAA">
            <w:pPr>
              <w:pStyle w:val="ListParagraph"/>
              <w:ind w:left="360"/>
              <w:jc w:val="both"/>
              <w:rPr>
                <w:rFonts w:cstheme="minorHAnsi"/>
                <w:i/>
                <w:iCs/>
                <w:sz w:val="20"/>
                <w:szCs w:val="20"/>
                <w:lang w:val="en-US"/>
              </w:rPr>
            </w:pPr>
            <w:r w:rsidRPr="00CF3C55">
              <w:rPr>
                <w:rFonts w:cstheme="minorHAnsi"/>
                <w:i/>
                <w:iCs/>
                <w:sz w:val="20"/>
                <w:szCs w:val="20"/>
                <w:lang w:val="en-US"/>
              </w:rPr>
              <w:t>Procedures of Healthcare Service</w:t>
            </w:r>
          </w:p>
        </w:tc>
        <w:tc>
          <w:tcPr>
            <w:tcW w:w="5871" w:type="dxa"/>
          </w:tcPr>
          <w:p w14:paraId="3BB780CC" w14:textId="09B1A692" w:rsidR="00043A54" w:rsidRPr="009D1DE3" w:rsidRDefault="00043A54" w:rsidP="00BC3EAA">
            <w:pPr>
              <w:jc w:val="both"/>
              <w:rPr>
                <w:rFonts w:asciiTheme="minorHAnsi" w:hAnsiTheme="minorHAnsi" w:cstheme="minorHAnsi"/>
                <w:sz w:val="20"/>
                <w:szCs w:val="20"/>
                <w:lang w:val="sv-SE"/>
              </w:rPr>
            </w:pPr>
            <w:r w:rsidRPr="009D1DE3">
              <w:rPr>
                <w:rFonts w:asciiTheme="minorHAnsi" w:hAnsiTheme="minorHAnsi" w:cstheme="minorHAnsi"/>
                <w:sz w:val="20"/>
                <w:szCs w:val="20"/>
                <w:lang w:val="sv-SE"/>
              </w:rPr>
              <w:t>Sesuai dengan Lampiran I</w:t>
            </w:r>
            <w:r w:rsidR="00492EFC">
              <w:rPr>
                <w:rFonts w:asciiTheme="minorHAnsi" w:hAnsiTheme="minorHAnsi" w:cstheme="minorHAnsi"/>
                <w:sz w:val="20"/>
                <w:szCs w:val="20"/>
                <w:lang w:val="sv-SE"/>
              </w:rPr>
              <w:t>I</w:t>
            </w:r>
            <w:r w:rsidRPr="009D1DE3">
              <w:rPr>
                <w:rFonts w:asciiTheme="minorHAnsi" w:hAnsiTheme="minorHAnsi" w:cstheme="minorHAnsi"/>
                <w:sz w:val="20"/>
                <w:szCs w:val="20"/>
                <w:lang w:val="sv-SE"/>
              </w:rPr>
              <w:t xml:space="preserve"> Perjanjian ini.</w:t>
            </w:r>
          </w:p>
          <w:p w14:paraId="09D4F265" w14:textId="35EF36EA" w:rsidR="00043A54" w:rsidRPr="00CF3C55" w:rsidRDefault="00043A54" w:rsidP="00BC3EAA">
            <w:pPr>
              <w:jc w:val="both"/>
              <w:rPr>
                <w:rFonts w:asciiTheme="minorHAnsi" w:hAnsiTheme="minorHAnsi" w:cstheme="minorHAnsi"/>
                <w:i/>
                <w:iCs/>
                <w:sz w:val="20"/>
                <w:szCs w:val="20"/>
                <w:lang w:val="en-US"/>
              </w:rPr>
            </w:pPr>
            <w:r w:rsidRPr="00CF3C55">
              <w:rPr>
                <w:rFonts w:asciiTheme="minorHAnsi" w:hAnsiTheme="minorHAnsi" w:cstheme="minorHAnsi"/>
                <w:i/>
                <w:iCs/>
                <w:sz w:val="20"/>
                <w:szCs w:val="20"/>
                <w:lang w:val="en-US"/>
              </w:rPr>
              <w:t>In accordance with Appendix II of this Agreement.</w:t>
            </w:r>
          </w:p>
        </w:tc>
      </w:tr>
      <w:tr w:rsidR="00043A54" w:rsidRPr="00CF3C55" w14:paraId="67648B3A" w14:textId="77777777" w:rsidTr="4BE8B2D8">
        <w:tc>
          <w:tcPr>
            <w:tcW w:w="3145" w:type="dxa"/>
          </w:tcPr>
          <w:p w14:paraId="1528C844" w14:textId="77777777" w:rsidR="00043A54" w:rsidRPr="00CF3C55" w:rsidRDefault="00043A54" w:rsidP="00BC3EAA">
            <w:pPr>
              <w:pStyle w:val="ListParagraph"/>
              <w:numPr>
                <w:ilvl w:val="0"/>
                <w:numId w:val="1"/>
              </w:numPr>
              <w:jc w:val="both"/>
              <w:rPr>
                <w:rFonts w:cstheme="minorHAnsi"/>
                <w:sz w:val="20"/>
                <w:szCs w:val="20"/>
                <w:lang w:val="en-US"/>
              </w:rPr>
            </w:pPr>
            <w:r w:rsidRPr="00CF3C55">
              <w:rPr>
                <w:rFonts w:cstheme="minorHAnsi"/>
                <w:sz w:val="20"/>
                <w:szCs w:val="20"/>
                <w:lang w:val="en-US"/>
              </w:rPr>
              <w:t>Tarif dan Tatacara Pembayaran</w:t>
            </w:r>
          </w:p>
          <w:p w14:paraId="5897A0C8" w14:textId="77777777" w:rsidR="00043A54" w:rsidRPr="00CF3C55" w:rsidRDefault="00043A54" w:rsidP="00BC3EAA">
            <w:pPr>
              <w:pStyle w:val="ListParagraph"/>
              <w:ind w:left="360"/>
              <w:jc w:val="both"/>
              <w:rPr>
                <w:rFonts w:cstheme="minorHAnsi"/>
                <w:i/>
                <w:iCs/>
                <w:sz w:val="20"/>
                <w:szCs w:val="20"/>
                <w:lang w:val="en-US"/>
              </w:rPr>
            </w:pPr>
            <w:r w:rsidRPr="00CF3C55">
              <w:rPr>
                <w:rFonts w:cstheme="minorHAnsi"/>
                <w:i/>
                <w:iCs/>
                <w:sz w:val="20"/>
                <w:szCs w:val="20"/>
                <w:lang w:val="en-US"/>
              </w:rPr>
              <w:t>Tarif and Procedures of Payment</w:t>
            </w:r>
          </w:p>
        </w:tc>
        <w:tc>
          <w:tcPr>
            <w:tcW w:w="5871" w:type="dxa"/>
          </w:tcPr>
          <w:p w14:paraId="4C000ED1" w14:textId="7F4FE655" w:rsidR="00043A54" w:rsidRPr="006D0BD5" w:rsidRDefault="00043A54" w:rsidP="00043A54">
            <w:pPr>
              <w:pStyle w:val="ListParagraph"/>
              <w:numPr>
                <w:ilvl w:val="0"/>
                <w:numId w:val="4"/>
              </w:numPr>
              <w:jc w:val="both"/>
              <w:rPr>
                <w:rFonts w:cstheme="minorHAnsi"/>
                <w:sz w:val="20"/>
                <w:szCs w:val="20"/>
                <w:lang w:val="sv-SE"/>
              </w:rPr>
            </w:pPr>
            <w:r w:rsidRPr="006D0BD5">
              <w:rPr>
                <w:rFonts w:cstheme="minorHAnsi"/>
                <w:sz w:val="20"/>
                <w:szCs w:val="20"/>
                <w:lang w:val="sv-SE"/>
              </w:rPr>
              <w:t>Tarif atas Pelayanan Kesehatan adalah sesuai dengan tarif yang berlaku di Rumah Sakit.</w:t>
            </w:r>
          </w:p>
          <w:p w14:paraId="394552ED" w14:textId="77777777" w:rsidR="00043A54" w:rsidRPr="006D0BD5" w:rsidRDefault="00043A54" w:rsidP="00043A54">
            <w:pPr>
              <w:pStyle w:val="ListParagraph"/>
              <w:numPr>
                <w:ilvl w:val="0"/>
                <w:numId w:val="4"/>
              </w:numPr>
              <w:jc w:val="both"/>
              <w:rPr>
                <w:rFonts w:cstheme="minorHAnsi"/>
                <w:sz w:val="20"/>
                <w:szCs w:val="20"/>
                <w:lang w:val="sv-SE"/>
              </w:rPr>
            </w:pPr>
            <w:r w:rsidRPr="006D0BD5">
              <w:rPr>
                <w:rFonts w:cstheme="minorHAnsi"/>
                <w:sz w:val="20"/>
                <w:szCs w:val="20"/>
                <w:lang w:val="sv-SE"/>
              </w:rPr>
              <w:t xml:space="preserve">Pihak Pertama akan mengirimkan Dokumen Tagihan kepada Pihak Kedua </w:t>
            </w:r>
            <w:r w:rsidRPr="00CF3C55">
              <w:rPr>
                <w:rFonts w:cstheme="minorHAnsi"/>
                <w:bCs/>
                <w:sz w:val="20"/>
                <w:szCs w:val="20"/>
              </w:rPr>
              <w:t xml:space="preserve">setelah Pelayanan Kesehatan diberikan kepada </w:t>
            </w:r>
            <w:r w:rsidRPr="006D0BD5">
              <w:rPr>
                <w:rFonts w:cstheme="minorHAnsi"/>
                <w:bCs/>
                <w:sz w:val="20"/>
                <w:szCs w:val="20"/>
                <w:lang w:val="sv-SE"/>
              </w:rPr>
              <w:t xml:space="preserve">Pasien </w:t>
            </w:r>
            <w:r w:rsidRPr="00CF3C55">
              <w:rPr>
                <w:rFonts w:cstheme="minorHAnsi"/>
                <w:bCs/>
                <w:sz w:val="20"/>
                <w:szCs w:val="20"/>
              </w:rPr>
              <w:t>di Rumah Sakit</w:t>
            </w:r>
            <w:r w:rsidRPr="006D0BD5">
              <w:rPr>
                <w:rFonts w:cstheme="minorHAnsi"/>
                <w:bCs/>
                <w:sz w:val="20"/>
                <w:szCs w:val="20"/>
                <w:lang w:val="sv-SE"/>
              </w:rPr>
              <w:t>.</w:t>
            </w:r>
          </w:p>
          <w:p w14:paraId="338B1043" w14:textId="37444D08" w:rsidR="00043A54" w:rsidRPr="006D0BD5" w:rsidRDefault="00043A54" w:rsidP="00043A54">
            <w:pPr>
              <w:pStyle w:val="ListParagraph"/>
              <w:numPr>
                <w:ilvl w:val="0"/>
                <w:numId w:val="4"/>
              </w:numPr>
              <w:jc w:val="both"/>
              <w:rPr>
                <w:rFonts w:cstheme="minorHAnsi"/>
                <w:sz w:val="20"/>
                <w:szCs w:val="20"/>
                <w:lang w:val="sv-SE"/>
              </w:rPr>
            </w:pPr>
            <w:r w:rsidRPr="00CF3C55">
              <w:rPr>
                <w:rFonts w:cstheme="minorHAnsi"/>
                <w:bCs/>
                <w:sz w:val="20"/>
                <w:szCs w:val="20"/>
              </w:rPr>
              <w:t xml:space="preserve">Pihak Kedua harus membayar </w:t>
            </w:r>
            <w:r w:rsidRPr="00CF3C55">
              <w:rPr>
                <w:rFonts w:cstheme="minorHAnsi"/>
                <w:bCs/>
                <w:sz w:val="20"/>
                <w:szCs w:val="20"/>
                <w:lang w:val="de-DE"/>
              </w:rPr>
              <w:t xml:space="preserve">Pihak Pertama dalam waktu selambatnya </w:t>
            </w:r>
            <w:r w:rsidR="00785BB2">
              <w:rPr>
                <w:rFonts w:cstheme="minorHAnsi"/>
                <w:bCs/>
                <w:sz w:val="20"/>
                <w:szCs w:val="20"/>
              </w:rPr>
              <w:t>30</w:t>
            </w:r>
            <w:r w:rsidRPr="00CF3C55">
              <w:rPr>
                <w:rFonts w:cstheme="minorHAnsi"/>
                <w:bCs/>
                <w:sz w:val="20"/>
                <w:szCs w:val="20"/>
                <w:lang w:val="de-DE"/>
              </w:rPr>
              <w:t xml:space="preserve"> (</w:t>
            </w:r>
            <w:r w:rsidR="00785BB2">
              <w:rPr>
                <w:rFonts w:cstheme="minorHAnsi"/>
                <w:bCs/>
                <w:sz w:val="20"/>
                <w:szCs w:val="20"/>
                <w:lang w:val="de-DE"/>
              </w:rPr>
              <w:t>hari</w:t>
            </w:r>
            <w:r w:rsidRPr="00CF3C55">
              <w:rPr>
                <w:rFonts w:cstheme="minorHAnsi"/>
                <w:bCs/>
                <w:sz w:val="20"/>
                <w:szCs w:val="20"/>
                <w:lang w:val="de-DE"/>
              </w:rPr>
              <w:t>)</w:t>
            </w:r>
            <w:r w:rsidRPr="00CF3C55">
              <w:rPr>
                <w:rFonts w:cstheme="minorHAnsi"/>
                <w:bCs/>
                <w:sz w:val="20"/>
                <w:szCs w:val="20"/>
              </w:rPr>
              <w:t xml:space="preserve"> hari </w:t>
            </w:r>
            <w:r w:rsidRPr="00CF3C55">
              <w:rPr>
                <w:rFonts w:cstheme="minorHAnsi"/>
                <w:bCs/>
                <w:sz w:val="20"/>
                <w:szCs w:val="20"/>
                <w:lang w:val="de-DE"/>
              </w:rPr>
              <w:t xml:space="preserve">kalender </w:t>
            </w:r>
            <w:r w:rsidRPr="00CF3C55">
              <w:rPr>
                <w:rFonts w:cstheme="minorHAnsi"/>
                <w:bCs/>
                <w:sz w:val="20"/>
                <w:szCs w:val="20"/>
              </w:rPr>
              <w:t xml:space="preserve">setelah menerima </w:t>
            </w:r>
            <w:r w:rsidRPr="00CF3C55">
              <w:rPr>
                <w:rFonts w:cstheme="minorHAnsi"/>
                <w:bCs/>
                <w:sz w:val="20"/>
                <w:szCs w:val="20"/>
                <w:lang w:val="de-DE"/>
              </w:rPr>
              <w:t>Dokumen T</w:t>
            </w:r>
            <w:r w:rsidRPr="00CF3C55">
              <w:rPr>
                <w:rFonts w:cstheme="minorHAnsi"/>
                <w:bCs/>
                <w:sz w:val="20"/>
                <w:szCs w:val="20"/>
              </w:rPr>
              <w:t>agihan.</w:t>
            </w:r>
            <w:r w:rsidRPr="006D0BD5">
              <w:rPr>
                <w:rFonts w:cstheme="minorHAnsi"/>
                <w:bCs/>
                <w:sz w:val="20"/>
                <w:szCs w:val="20"/>
                <w:lang w:val="sv-SE"/>
              </w:rPr>
              <w:t xml:space="preserve"> Pembayaran dilakukan melalui pemindahbukuan dana ke Rekening Bank Pihak Pertama </w:t>
            </w:r>
            <w:r w:rsidR="00375937" w:rsidRPr="006D0BD5">
              <w:rPr>
                <w:rFonts w:cstheme="minorHAnsi"/>
                <w:bCs/>
                <w:sz w:val="20"/>
                <w:szCs w:val="20"/>
                <w:lang w:val="sv-SE"/>
              </w:rPr>
              <w:t>sebagaimana dimaksud dalam Lampiran IV.</w:t>
            </w:r>
          </w:p>
          <w:p w14:paraId="78FB9CB9" w14:textId="77777777" w:rsidR="00043A54" w:rsidRPr="006D0BD5" w:rsidRDefault="00043A54" w:rsidP="00043A54">
            <w:pPr>
              <w:pStyle w:val="ListParagraph"/>
              <w:numPr>
                <w:ilvl w:val="0"/>
                <w:numId w:val="4"/>
              </w:numPr>
              <w:jc w:val="both"/>
              <w:rPr>
                <w:rFonts w:cstheme="minorHAnsi"/>
                <w:sz w:val="20"/>
                <w:szCs w:val="20"/>
                <w:lang w:val="sv-SE"/>
              </w:rPr>
            </w:pPr>
            <w:r w:rsidRPr="00CF3C55">
              <w:rPr>
                <w:rFonts w:cstheme="minorHAnsi"/>
                <w:bCs/>
                <w:sz w:val="20"/>
                <w:szCs w:val="20"/>
              </w:rPr>
              <w:t xml:space="preserve">Apabila Pihak Kedua lalai untuk membayar Pihak Pertama dalam waktu sebagaimana dimaksud dalam ayat (3) Pasal ini, maka Pihak Kedua akan dikenakan Denda untuk setiap hari keterlambatan </w:t>
            </w:r>
            <w:r w:rsidRPr="00CF3C55">
              <w:rPr>
                <w:rFonts w:cstheme="minorHAnsi"/>
                <w:sz w:val="20"/>
                <w:szCs w:val="20"/>
              </w:rPr>
              <w:t>dan Pihak Pertama akan menghentikan Pelayanan Kesehatan untuk sementara hingga Pihak Kedua membayar total tagihan Pelayanan Kesehatan yang tertunggak berikut Denda.</w:t>
            </w:r>
          </w:p>
          <w:p w14:paraId="67B862DC" w14:textId="77777777" w:rsidR="00043A54" w:rsidRPr="006D0BD5" w:rsidRDefault="00043A54" w:rsidP="00043A54">
            <w:pPr>
              <w:pStyle w:val="ListParagraph"/>
              <w:numPr>
                <w:ilvl w:val="0"/>
                <w:numId w:val="4"/>
              </w:numPr>
              <w:jc w:val="both"/>
              <w:rPr>
                <w:rFonts w:cstheme="minorHAnsi"/>
                <w:sz w:val="20"/>
                <w:szCs w:val="20"/>
                <w:lang w:val="sv-SE"/>
              </w:rPr>
            </w:pPr>
            <w:r w:rsidRPr="006D0BD5">
              <w:rPr>
                <w:rFonts w:cstheme="minorHAnsi"/>
                <w:sz w:val="20"/>
                <w:szCs w:val="20"/>
                <w:lang w:val="sv-SE"/>
              </w:rPr>
              <w:t>Apabila Denda mencapai Denda Maksimum maka Pihak Pertama berhak untuk mengakhiri Perjanjian ini dengan memperhatikan Pasal 7 Perjanjian ini.</w:t>
            </w:r>
          </w:p>
          <w:p w14:paraId="27B5834A" w14:textId="77777777" w:rsidR="00043A54" w:rsidRPr="00B9156E" w:rsidRDefault="00043A54" w:rsidP="00043A54">
            <w:pPr>
              <w:pStyle w:val="ListParagraph"/>
              <w:numPr>
                <w:ilvl w:val="0"/>
                <w:numId w:val="4"/>
              </w:numPr>
              <w:jc w:val="both"/>
              <w:rPr>
                <w:ins w:id="4" w:author="donny aribowo" w:date="2026-06-09T13:58:00Z" w16du:dateUtc="2026-06-09T06:58:00Z"/>
                <w:rFonts w:cstheme="minorHAnsi"/>
                <w:sz w:val="20"/>
                <w:szCs w:val="20"/>
                <w:lang w:val="sv-SE"/>
                <w:rPrChange w:id="5" w:author="donny aribowo" w:date="2026-06-09T13:58:00Z" w16du:dateUtc="2026-06-09T06:58:00Z">
                  <w:rPr>
                    <w:ins w:id="6" w:author="donny aribowo" w:date="2026-06-09T13:58:00Z" w16du:dateUtc="2026-06-09T06:58:00Z"/>
                    <w:rFonts w:cstheme="minorHAnsi"/>
                    <w:bCs/>
                    <w:sz w:val="20"/>
                    <w:szCs w:val="20"/>
                  </w:rPr>
                </w:rPrChange>
              </w:rPr>
            </w:pPr>
            <w:r w:rsidRPr="00CF3C55">
              <w:rPr>
                <w:rFonts w:cstheme="minorHAnsi"/>
                <w:bCs/>
                <w:sz w:val="20"/>
                <w:szCs w:val="20"/>
              </w:rPr>
              <w:t>Seluruh pajak atas biaya yang timbul dengan diadakannya Perjanjian ini menjadi kewajiban dan tanggung jawab masing-masing Pihak sesuai dengan peraturan perpajakan yang berlaku di Indonesia.</w:t>
            </w:r>
          </w:p>
          <w:p w14:paraId="06943C06" w14:textId="03B1E457" w:rsidR="00B9156E" w:rsidRPr="00B9156E" w:rsidDel="00F85A58" w:rsidRDefault="00B9156E" w:rsidP="00043A54">
            <w:pPr>
              <w:pStyle w:val="ListParagraph"/>
              <w:numPr>
                <w:ilvl w:val="0"/>
                <w:numId w:val="4"/>
              </w:numPr>
              <w:jc w:val="both"/>
              <w:rPr>
                <w:ins w:id="7" w:author="donny aribowo" w:date="2026-06-09T13:58:00Z" w16du:dateUtc="2026-06-09T06:58:00Z"/>
                <w:del w:id="8" w:author="Aryastro Divi Nugraha - Legal Siloam" w:date="2026-06-17T10:44:00Z" w16du:dateUtc="2026-06-17T03:44:00Z"/>
                <w:rFonts w:cstheme="minorHAnsi"/>
                <w:sz w:val="20"/>
                <w:szCs w:val="20"/>
                <w:lang w:val="sv-SE"/>
                <w:rPrChange w:id="9" w:author="donny aribowo" w:date="2026-06-09T13:58:00Z" w16du:dateUtc="2026-06-09T06:58:00Z">
                  <w:rPr>
                    <w:ins w:id="10" w:author="donny aribowo" w:date="2026-06-09T13:58:00Z" w16du:dateUtc="2026-06-09T06:58:00Z"/>
                    <w:del w:id="11" w:author="Aryastro Divi Nugraha - Legal Siloam" w:date="2026-06-17T10:44:00Z" w16du:dateUtc="2026-06-17T03:44:00Z"/>
                    <w:rFonts w:cstheme="minorHAnsi"/>
                    <w:sz w:val="20"/>
                    <w:szCs w:val="20"/>
                    <w:lang w:val="en-ID"/>
                  </w:rPr>
                </w:rPrChange>
              </w:rPr>
            </w:pPr>
            <w:commentRangeStart w:id="12"/>
            <w:commentRangeStart w:id="13"/>
            <w:commentRangeStart w:id="14"/>
            <w:ins w:id="15" w:author="donny aribowo" w:date="2026-06-09T13:58:00Z">
              <w:del w:id="16" w:author="Aryastro Divi Nugraha - Legal Siloam" w:date="2026-06-17T10:44:00Z" w16du:dateUtc="2026-06-17T03:44:00Z">
                <w:r w:rsidRPr="00001208" w:rsidDel="00F85A58">
                  <w:rPr>
                    <w:rFonts w:cstheme="minorHAnsi"/>
                    <w:sz w:val="20"/>
                    <w:szCs w:val="20"/>
                    <w:lang w:val="sv-SE"/>
                    <w:rPrChange w:id="17" w:author="Eko Utomo - Caleb Technology" w:date="2026-06-10T09:55:00Z" w16du:dateUtc="2026-06-10T02:55:00Z">
                      <w:rPr>
                        <w:rFonts w:cstheme="minorHAnsi"/>
                        <w:sz w:val="20"/>
                        <w:szCs w:val="20"/>
                        <w:lang w:val="en-ID"/>
                      </w:rPr>
                    </w:rPrChange>
                  </w:rPr>
                  <w:delText>Dalam hal Pasien merupakan pekerja yang terdaftar aktif dalam program BPJS Ketenagakerjaan dan Pelayanan Kesehatan yang diberikan berkaitan dengan kecelakaan kerja atau penyakit akibat kerja, maka biaya Rawat Jalan, Rawat Inap, Rawat Darurat, tindakan medis, obat-obatan, rehabilitasi medis, maupun pelayanan kesehatan lainnya yang dijamin oleh Program Jaminan Kecelakaan Kerja (JKK) BPJS Ketenagakerjaan akan ditagihkan dan/atau diklaim sesuai ketentuan BPJS Ketenagakerjaan yang berlaku.</w:delText>
                </w:r>
              </w:del>
            </w:ins>
          </w:p>
          <w:p w14:paraId="358EEEC4" w14:textId="1D358747" w:rsidR="00B9156E" w:rsidRPr="00B9156E" w:rsidDel="00F85A58" w:rsidRDefault="00B9156E" w:rsidP="00043A54">
            <w:pPr>
              <w:pStyle w:val="ListParagraph"/>
              <w:numPr>
                <w:ilvl w:val="0"/>
                <w:numId w:val="4"/>
              </w:numPr>
              <w:jc w:val="both"/>
              <w:rPr>
                <w:ins w:id="18" w:author="donny aribowo" w:date="2026-06-09T13:59:00Z" w16du:dateUtc="2026-06-09T06:59:00Z"/>
                <w:del w:id="19" w:author="Aryastro Divi Nugraha - Legal Siloam" w:date="2026-06-17T10:44:00Z" w16du:dateUtc="2026-06-17T03:44:00Z"/>
                <w:rFonts w:cstheme="minorHAnsi"/>
                <w:sz w:val="20"/>
                <w:szCs w:val="20"/>
                <w:lang w:val="sv-SE"/>
                <w:rPrChange w:id="20" w:author="donny aribowo" w:date="2026-06-09T13:59:00Z" w16du:dateUtc="2026-06-09T06:59:00Z">
                  <w:rPr>
                    <w:ins w:id="21" w:author="donny aribowo" w:date="2026-06-09T13:59:00Z" w16du:dateUtc="2026-06-09T06:59:00Z"/>
                    <w:del w:id="22" w:author="Aryastro Divi Nugraha - Legal Siloam" w:date="2026-06-17T10:44:00Z" w16du:dateUtc="2026-06-17T03:44:00Z"/>
                    <w:rFonts w:cstheme="minorHAnsi"/>
                    <w:sz w:val="20"/>
                    <w:szCs w:val="20"/>
                    <w:lang w:val="en-ID"/>
                  </w:rPr>
                </w:rPrChange>
              </w:rPr>
            </w:pPr>
            <w:ins w:id="23" w:author="donny aribowo" w:date="2026-06-09T13:58:00Z">
              <w:del w:id="24" w:author="Aryastro Divi Nugraha - Legal Siloam" w:date="2026-06-17T10:44:00Z" w16du:dateUtc="2026-06-17T03:44:00Z">
                <w:r w:rsidRPr="00001208" w:rsidDel="00F85A58">
                  <w:rPr>
                    <w:rFonts w:cstheme="minorHAnsi"/>
                    <w:sz w:val="20"/>
                    <w:szCs w:val="20"/>
                    <w:lang w:val="sv-SE"/>
                    <w:rPrChange w:id="25" w:author="Eko Utomo - Caleb Technology" w:date="2026-06-10T09:55:00Z" w16du:dateUtc="2026-06-10T02:55:00Z">
                      <w:rPr>
                        <w:rFonts w:cstheme="minorHAnsi"/>
                        <w:sz w:val="20"/>
                        <w:szCs w:val="20"/>
                        <w:lang w:val="en-ID"/>
                      </w:rPr>
                    </w:rPrChange>
                  </w:rPr>
                  <w:delText>Pihak Pertama akan membantu proses administrasi yang diperlukan untuk pengajuan klaim Program Jaminan Kecelakaan Kerja (JKK) BPJS Ketenagakerjaan sepanjang dokumen pendukung yang diperlukan telah disampaikan oleh Pihak Kedua dan/atau Pasien.</w:delText>
                </w:r>
              </w:del>
            </w:ins>
          </w:p>
          <w:p w14:paraId="215B8297" w14:textId="299373E1" w:rsidR="00B9156E" w:rsidRPr="006D0BD5" w:rsidRDefault="00B9156E" w:rsidP="00043A54">
            <w:pPr>
              <w:pStyle w:val="ListParagraph"/>
              <w:numPr>
                <w:ilvl w:val="0"/>
                <w:numId w:val="4"/>
              </w:numPr>
              <w:jc w:val="both"/>
              <w:rPr>
                <w:rFonts w:cstheme="minorHAnsi"/>
                <w:sz w:val="20"/>
                <w:szCs w:val="20"/>
                <w:lang w:val="sv-SE"/>
              </w:rPr>
            </w:pPr>
            <w:ins w:id="26" w:author="donny aribowo" w:date="2026-06-09T13:59:00Z">
              <w:del w:id="27" w:author="Aryastro Divi Nugraha - Legal Siloam" w:date="2026-06-17T10:44:00Z" w16du:dateUtc="2026-06-17T03:44:00Z">
                <w:r w:rsidRPr="00001208" w:rsidDel="00F85A58">
                  <w:rPr>
                    <w:rFonts w:cstheme="minorHAnsi"/>
                    <w:sz w:val="20"/>
                    <w:szCs w:val="20"/>
                    <w:lang w:val="sv-SE"/>
                    <w:rPrChange w:id="28" w:author="Eko Utomo - Caleb Technology" w:date="2026-06-10T09:55:00Z" w16du:dateUtc="2026-06-10T02:55:00Z">
                      <w:rPr>
                        <w:rFonts w:cstheme="minorHAnsi"/>
                        <w:sz w:val="20"/>
                        <w:szCs w:val="20"/>
                        <w:lang w:val="en-ID"/>
                      </w:rPr>
                    </w:rPrChange>
                  </w:rPr>
                  <w:lastRenderedPageBreak/>
                  <w:delText>Dalam hal Pasien meninggal dunia akibat kecelakaan kerja atau sebab lain yang dijamin dalam Program Jaminan Kematian (JKM) BPJS Ketenagakerjaan, Para Pihak sepakat bahwa hak dan manfaat JKM akan diproses sesuai dengan ketentuan BPJS Ketenagakerjaan yang berlaku dan bukan merupakan tanggung jawab pembayaran Pihak Kedua kepada Pihak Pertama kecuali biaya yang secara tegas tidak dijamin oleh BPJS Ketenagakerjaan.</w:delText>
                </w:r>
              </w:del>
            </w:ins>
            <w:commentRangeEnd w:id="12"/>
            <w:del w:id="29" w:author="Aryastro Divi Nugraha - Legal Siloam" w:date="2026-06-17T10:44:00Z" w16du:dateUtc="2026-06-17T03:44:00Z">
              <w:r w:rsidR="002B481F" w:rsidRPr="006D0BD5" w:rsidDel="00F85A58">
                <w:rPr>
                  <w:rStyle w:val="CommentReference"/>
                  <w:rFonts w:cstheme="minorHAnsi"/>
                  <w:sz w:val="20"/>
                  <w:szCs w:val="20"/>
                  <w:lang w:val="sv-SE"/>
                </w:rPr>
                <w:commentReference w:id="12"/>
              </w:r>
              <w:commentRangeEnd w:id="13"/>
              <w:r w:rsidR="003B31D9" w:rsidRPr="006D0BD5" w:rsidDel="00F85A58">
                <w:rPr>
                  <w:rStyle w:val="CommentReference"/>
                  <w:rFonts w:cstheme="minorHAnsi"/>
                  <w:sz w:val="20"/>
                  <w:szCs w:val="20"/>
                  <w:lang w:val="sv-SE"/>
                </w:rPr>
                <w:commentReference w:id="13"/>
              </w:r>
            </w:del>
            <w:commentRangeEnd w:id="14"/>
            <w:r w:rsidR="00F85A58" w:rsidRPr="006D0BD5">
              <w:rPr>
                <w:rStyle w:val="CommentReference"/>
                <w:rFonts w:cstheme="minorHAnsi"/>
                <w:sz w:val="20"/>
                <w:szCs w:val="20"/>
                <w:lang w:val="sv-SE"/>
              </w:rPr>
              <w:commentReference w:id="14"/>
            </w:r>
          </w:p>
          <w:p w14:paraId="797A80E6" w14:textId="77777777" w:rsidR="00043A54" w:rsidRPr="006D0BD5" w:rsidRDefault="00043A54" w:rsidP="00BC3EAA">
            <w:pPr>
              <w:jc w:val="both"/>
              <w:rPr>
                <w:rFonts w:asciiTheme="minorHAnsi" w:hAnsiTheme="minorHAnsi" w:cstheme="minorHAnsi"/>
                <w:sz w:val="20"/>
                <w:szCs w:val="20"/>
                <w:lang w:val="sv-SE"/>
              </w:rPr>
            </w:pPr>
          </w:p>
          <w:p w14:paraId="6BB001A5" w14:textId="6780AA2C" w:rsidR="00043A54" w:rsidRPr="00CF3C55" w:rsidRDefault="00043A54" w:rsidP="00043A54">
            <w:pPr>
              <w:pStyle w:val="ListParagraph"/>
              <w:numPr>
                <w:ilvl w:val="0"/>
                <w:numId w:val="8"/>
              </w:numPr>
              <w:jc w:val="both"/>
              <w:rPr>
                <w:rFonts w:cstheme="minorHAnsi"/>
                <w:i/>
                <w:iCs/>
                <w:sz w:val="20"/>
                <w:szCs w:val="20"/>
                <w:lang w:val="en-US"/>
              </w:rPr>
            </w:pPr>
            <w:r w:rsidRPr="00CF3C55">
              <w:rPr>
                <w:rFonts w:cstheme="minorHAnsi"/>
                <w:i/>
                <w:iCs/>
                <w:sz w:val="20"/>
                <w:szCs w:val="20"/>
                <w:lang w:val="en"/>
              </w:rPr>
              <w:t>Tariff for Healthcare Services are in accordance with the rates applicable at the Hospital</w:t>
            </w:r>
            <w:r w:rsidR="00375937">
              <w:rPr>
                <w:rFonts w:cstheme="minorHAnsi"/>
                <w:i/>
                <w:iCs/>
                <w:sz w:val="20"/>
                <w:szCs w:val="20"/>
                <w:lang w:val="en"/>
              </w:rPr>
              <w:t>.</w:t>
            </w:r>
          </w:p>
          <w:p w14:paraId="5A3C0E27" w14:textId="77777777" w:rsidR="00043A54" w:rsidRPr="00CF3C55" w:rsidRDefault="00043A54" w:rsidP="00043A54">
            <w:pPr>
              <w:pStyle w:val="ListParagraph"/>
              <w:numPr>
                <w:ilvl w:val="0"/>
                <w:numId w:val="8"/>
              </w:numPr>
              <w:jc w:val="both"/>
              <w:rPr>
                <w:rFonts w:cstheme="minorHAnsi"/>
                <w:i/>
                <w:iCs/>
                <w:sz w:val="20"/>
                <w:szCs w:val="20"/>
                <w:lang w:val="en-US"/>
              </w:rPr>
            </w:pPr>
            <w:r w:rsidRPr="00CF3C55">
              <w:rPr>
                <w:rFonts w:cstheme="minorHAnsi"/>
                <w:bCs/>
                <w:i/>
                <w:iCs/>
                <w:sz w:val="20"/>
                <w:szCs w:val="20"/>
                <w:lang w:val="en-US"/>
              </w:rPr>
              <w:t>First Party shall submit the Invoice Documents to the Second Party after the Healthcare Service is given to the Patient at the Hospital</w:t>
            </w:r>
            <w:r w:rsidRPr="00CF3C55">
              <w:rPr>
                <w:rFonts w:cstheme="minorHAnsi"/>
                <w:bCs/>
                <w:i/>
                <w:iCs/>
                <w:sz w:val="20"/>
                <w:szCs w:val="20"/>
              </w:rPr>
              <w:t>.</w:t>
            </w:r>
          </w:p>
          <w:p w14:paraId="4CF7C7B5" w14:textId="4E0D3DA3" w:rsidR="00043A54" w:rsidRPr="00CF3C55" w:rsidRDefault="00043A54" w:rsidP="00043A54">
            <w:pPr>
              <w:pStyle w:val="ListParagraph"/>
              <w:numPr>
                <w:ilvl w:val="0"/>
                <w:numId w:val="8"/>
              </w:numPr>
              <w:jc w:val="both"/>
              <w:rPr>
                <w:rFonts w:cstheme="minorHAnsi"/>
                <w:i/>
                <w:iCs/>
                <w:sz w:val="20"/>
                <w:szCs w:val="20"/>
                <w:lang w:val="en-US"/>
              </w:rPr>
            </w:pPr>
            <w:r w:rsidRPr="00CF3C55">
              <w:rPr>
                <w:rFonts w:cstheme="minorHAnsi"/>
                <w:bCs/>
                <w:i/>
                <w:iCs/>
                <w:sz w:val="20"/>
                <w:szCs w:val="20"/>
                <w:lang w:val="en-US"/>
              </w:rPr>
              <w:t>Second Party shall pay</w:t>
            </w:r>
            <w:r w:rsidRPr="00CF3C55">
              <w:rPr>
                <w:rFonts w:cstheme="minorHAnsi"/>
                <w:bCs/>
                <w:i/>
                <w:iCs/>
                <w:sz w:val="20"/>
                <w:szCs w:val="20"/>
              </w:rPr>
              <w:t xml:space="preserve"> </w:t>
            </w:r>
            <w:r w:rsidRPr="00CF3C55">
              <w:rPr>
                <w:rFonts w:cstheme="minorHAnsi"/>
                <w:bCs/>
                <w:i/>
                <w:iCs/>
                <w:sz w:val="20"/>
                <w:szCs w:val="20"/>
                <w:lang w:val="en-US"/>
              </w:rPr>
              <w:t>First Party within at the latest 14 (fourteen)</w:t>
            </w:r>
            <w:r w:rsidRPr="00CF3C55">
              <w:rPr>
                <w:rFonts w:cstheme="minorHAnsi"/>
                <w:bCs/>
                <w:i/>
                <w:iCs/>
                <w:sz w:val="20"/>
                <w:szCs w:val="20"/>
              </w:rPr>
              <w:t xml:space="preserve"> </w:t>
            </w:r>
            <w:r w:rsidRPr="00CF3C55">
              <w:rPr>
                <w:rFonts w:cstheme="minorHAnsi"/>
                <w:bCs/>
                <w:i/>
                <w:iCs/>
                <w:sz w:val="20"/>
                <w:szCs w:val="20"/>
                <w:lang w:val="en-US"/>
              </w:rPr>
              <w:t>calendar days as of receiving the Invoice Documents</w:t>
            </w:r>
            <w:r w:rsidRPr="00CF3C55">
              <w:rPr>
                <w:rFonts w:cstheme="minorHAnsi"/>
                <w:bCs/>
                <w:i/>
                <w:iCs/>
                <w:sz w:val="20"/>
                <w:szCs w:val="20"/>
              </w:rPr>
              <w:t>.</w:t>
            </w:r>
            <w:r w:rsidR="00375937">
              <w:t xml:space="preserve"> </w:t>
            </w:r>
            <w:r w:rsidR="00375937" w:rsidRPr="00375937">
              <w:rPr>
                <w:rFonts w:cstheme="minorHAnsi"/>
                <w:bCs/>
                <w:i/>
                <w:iCs/>
                <w:sz w:val="20"/>
                <w:szCs w:val="20"/>
                <w:lang w:val="en-US"/>
              </w:rPr>
              <w:t>Payment is made through overbooking of funds to the First Party's Bank Account as referred to in Appendix IV</w:t>
            </w:r>
            <w:r w:rsidRPr="00CF3C55">
              <w:rPr>
                <w:rFonts w:cstheme="minorHAnsi"/>
                <w:bCs/>
                <w:i/>
                <w:iCs/>
                <w:sz w:val="20"/>
                <w:szCs w:val="20"/>
                <w:lang w:val="en-US"/>
              </w:rPr>
              <w:t>.</w:t>
            </w:r>
          </w:p>
          <w:p w14:paraId="58B546EA" w14:textId="77777777" w:rsidR="00043A54" w:rsidRPr="00CF3C55" w:rsidRDefault="00043A54" w:rsidP="00043A54">
            <w:pPr>
              <w:pStyle w:val="ListParagraph"/>
              <w:numPr>
                <w:ilvl w:val="0"/>
                <w:numId w:val="8"/>
              </w:numPr>
              <w:jc w:val="both"/>
              <w:rPr>
                <w:rFonts w:cstheme="minorHAnsi"/>
                <w:i/>
                <w:iCs/>
                <w:sz w:val="20"/>
                <w:szCs w:val="20"/>
                <w:lang w:val="en-US"/>
              </w:rPr>
            </w:pPr>
            <w:r w:rsidRPr="00CF3C55">
              <w:rPr>
                <w:rFonts w:cstheme="minorHAnsi"/>
                <w:bCs/>
                <w:i/>
                <w:iCs/>
                <w:sz w:val="20"/>
                <w:szCs w:val="20"/>
                <w:lang w:val="en-US"/>
              </w:rPr>
              <w:t>If Second Party fails to pay First Party within period as referred to in paragraph (3) of this Article, then Second Party shall be charged for the Fine for every day of delay and the First Party shall stop for temporary the Healthcare Service until the Second Party the total invoice of the Healthcare Service in arrears including the Fine.</w:t>
            </w:r>
          </w:p>
          <w:p w14:paraId="3D6E68E2" w14:textId="77777777" w:rsidR="00043A54" w:rsidRPr="00CF3C55" w:rsidRDefault="00043A54" w:rsidP="00043A54">
            <w:pPr>
              <w:pStyle w:val="ListParagraph"/>
              <w:numPr>
                <w:ilvl w:val="0"/>
                <w:numId w:val="8"/>
              </w:numPr>
              <w:jc w:val="both"/>
              <w:rPr>
                <w:rFonts w:cstheme="minorHAnsi"/>
                <w:sz w:val="20"/>
                <w:szCs w:val="20"/>
                <w:lang w:val="en-US"/>
              </w:rPr>
            </w:pPr>
            <w:r w:rsidRPr="00CF3C55">
              <w:rPr>
                <w:rFonts w:cstheme="minorHAnsi"/>
                <w:i/>
                <w:iCs/>
                <w:sz w:val="20"/>
                <w:szCs w:val="20"/>
                <w:lang w:val="en"/>
              </w:rPr>
              <w:t>In the event the Fine reaches the Maximum Fine, the First Party has the right to terminate this Agreement with due regard to Article 7 of this Agreement.</w:t>
            </w:r>
          </w:p>
          <w:p w14:paraId="6F5C833A" w14:textId="77777777" w:rsidR="00043A54" w:rsidRPr="009B1D01" w:rsidRDefault="00043A54" w:rsidP="005D6168">
            <w:pPr>
              <w:pStyle w:val="ListParagraph"/>
              <w:numPr>
                <w:ilvl w:val="0"/>
                <w:numId w:val="8"/>
              </w:numPr>
              <w:jc w:val="both"/>
              <w:rPr>
                <w:ins w:id="30" w:author="donny aribowo" w:date="2026-06-09T14:32:00Z" w16du:dateUtc="2026-06-09T07:32:00Z"/>
                <w:rFonts w:cstheme="minorHAnsi"/>
                <w:sz w:val="20"/>
                <w:szCs w:val="20"/>
                <w:lang w:val="en-US"/>
                <w:rPrChange w:id="31" w:author="donny aribowo" w:date="2026-06-09T14:32:00Z" w16du:dateUtc="2026-06-09T07:32:00Z">
                  <w:rPr>
                    <w:ins w:id="32" w:author="donny aribowo" w:date="2026-06-09T14:32:00Z" w16du:dateUtc="2026-06-09T07:32:00Z"/>
                    <w:rFonts w:cstheme="minorHAnsi"/>
                    <w:bCs/>
                    <w:i/>
                    <w:iCs/>
                    <w:sz w:val="20"/>
                    <w:szCs w:val="20"/>
                  </w:rPr>
                </w:rPrChange>
              </w:rPr>
            </w:pPr>
            <w:r w:rsidRPr="00CF3C55">
              <w:rPr>
                <w:rFonts w:cstheme="minorHAnsi"/>
                <w:bCs/>
                <w:i/>
                <w:iCs/>
                <w:sz w:val="20"/>
                <w:szCs w:val="20"/>
              </w:rPr>
              <w:t>All taxes on costs arising from the implementation of this Agreement are the obligations and responsibilities of each Party in accordance with the applicable tax regulations in Indonesia.</w:t>
            </w:r>
          </w:p>
          <w:p w14:paraId="196DF59B" w14:textId="3945CE05" w:rsidR="009B1D01" w:rsidRPr="009B1D01" w:rsidDel="00F85A58" w:rsidRDefault="009B1D01" w:rsidP="005D6168">
            <w:pPr>
              <w:pStyle w:val="ListParagraph"/>
              <w:numPr>
                <w:ilvl w:val="0"/>
                <w:numId w:val="8"/>
              </w:numPr>
              <w:jc w:val="both"/>
              <w:rPr>
                <w:ins w:id="33" w:author="donny aribowo" w:date="2026-06-09T14:32:00Z" w16du:dateUtc="2026-06-09T07:32:00Z"/>
                <w:del w:id="34" w:author="Aryastro Divi Nugraha - Legal Siloam" w:date="2026-06-17T10:44:00Z" w16du:dateUtc="2026-06-17T03:44:00Z"/>
                <w:rFonts w:cstheme="minorHAnsi"/>
                <w:sz w:val="20"/>
                <w:szCs w:val="20"/>
                <w:lang w:val="en-US"/>
                <w:rPrChange w:id="35" w:author="donny aribowo" w:date="2026-06-09T14:32:00Z" w16du:dateUtc="2026-06-09T07:32:00Z">
                  <w:rPr>
                    <w:ins w:id="36" w:author="donny aribowo" w:date="2026-06-09T14:32:00Z" w16du:dateUtc="2026-06-09T07:32:00Z"/>
                    <w:del w:id="37" w:author="Aryastro Divi Nugraha - Legal Siloam" w:date="2026-06-17T10:44:00Z" w16du:dateUtc="2026-06-17T03:44:00Z"/>
                    <w:rFonts w:cstheme="minorHAnsi"/>
                    <w:sz w:val="20"/>
                    <w:szCs w:val="20"/>
                    <w:lang w:val="en-ID"/>
                  </w:rPr>
                </w:rPrChange>
              </w:rPr>
            </w:pPr>
            <w:ins w:id="38" w:author="donny aribowo" w:date="2026-06-09T14:32:00Z">
              <w:del w:id="39" w:author="Aryastro Divi Nugraha - Legal Siloam" w:date="2026-06-17T10:44:00Z" w16du:dateUtc="2026-06-17T03:44:00Z">
                <w:r w:rsidRPr="009B1D01" w:rsidDel="00F85A58">
                  <w:rPr>
                    <w:rFonts w:cstheme="minorHAnsi"/>
                    <w:sz w:val="20"/>
                    <w:szCs w:val="20"/>
                    <w:lang w:val="en-ID"/>
                  </w:rPr>
                  <w:delText>In the event that the Patient is an active participant of the Indonesian Social Security Agency for Employment (BPJS Ketenagakerjaan) and the Healthcare Services rendered are related to a work accident or occupational disease, the costs of Outpatient Care, Inpatient Care, Emergency Care, medical procedures, medications, medical rehabilitation, and any other healthcare services covered under the Work Accident Insurance Program (Jaminan Kecelakaan Kerja – JKK) shall be billed and/or claimed in accordance with the prevailing regulations and procedures of BPJS Ketenagakerjaan.</w:delText>
                </w:r>
              </w:del>
            </w:ins>
          </w:p>
          <w:p w14:paraId="50FD037F" w14:textId="285D9E6F" w:rsidR="009B1D01" w:rsidRPr="009B1D01" w:rsidDel="00F85A58" w:rsidRDefault="009B1D01" w:rsidP="005D6168">
            <w:pPr>
              <w:pStyle w:val="ListParagraph"/>
              <w:numPr>
                <w:ilvl w:val="0"/>
                <w:numId w:val="8"/>
              </w:numPr>
              <w:jc w:val="both"/>
              <w:rPr>
                <w:ins w:id="40" w:author="donny aribowo" w:date="2026-06-09T14:32:00Z" w16du:dateUtc="2026-06-09T07:32:00Z"/>
                <w:del w:id="41" w:author="Aryastro Divi Nugraha - Legal Siloam" w:date="2026-06-17T10:44:00Z" w16du:dateUtc="2026-06-17T03:44:00Z"/>
                <w:rFonts w:cstheme="minorHAnsi"/>
                <w:sz w:val="20"/>
                <w:szCs w:val="20"/>
                <w:lang w:val="en-US"/>
                <w:rPrChange w:id="42" w:author="donny aribowo" w:date="2026-06-09T14:32:00Z" w16du:dateUtc="2026-06-09T07:32:00Z">
                  <w:rPr>
                    <w:ins w:id="43" w:author="donny aribowo" w:date="2026-06-09T14:32:00Z" w16du:dateUtc="2026-06-09T07:32:00Z"/>
                    <w:del w:id="44" w:author="Aryastro Divi Nugraha - Legal Siloam" w:date="2026-06-17T10:44:00Z" w16du:dateUtc="2026-06-17T03:44:00Z"/>
                    <w:rFonts w:cstheme="minorHAnsi"/>
                    <w:sz w:val="20"/>
                    <w:szCs w:val="20"/>
                    <w:lang w:val="en-ID"/>
                  </w:rPr>
                </w:rPrChange>
              </w:rPr>
            </w:pPr>
            <w:ins w:id="45" w:author="donny aribowo" w:date="2026-06-09T14:32:00Z">
              <w:del w:id="46" w:author="Aryastro Divi Nugraha - Legal Siloam" w:date="2026-06-17T10:44:00Z" w16du:dateUtc="2026-06-17T03:44:00Z">
                <w:r w:rsidRPr="009B1D01" w:rsidDel="00F85A58">
                  <w:rPr>
                    <w:rFonts w:cstheme="minorHAnsi"/>
                    <w:sz w:val="20"/>
                    <w:szCs w:val="20"/>
                    <w:lang w:val="en-ID"/>
                  </w:rPr>
                  <w:delText>The First Party shall provide reasonable assistance in the administration and documentation process required for the submission of claims under the Work Accident Insurance Program (JKK), provided that all required supporting documents have been submitted by the Second Party and/or the Patient.</w:delText>
                </w:r>
              </w:del>
            </w:ins>
          </w:p>
          <w:p w14:paraId="3ED408DB" w14:textId="2A93E17E" w:rsidR="009B1D01" w:rsidRPr="005D6168" w:rsidRDefault="009B1D01" w:rsidP="005D6168">
            <w:pPr>
              <w:pStyle w:val="ListParagraph"/>
              <w:numPr>
                <w:ilvl w:val="0"/>
                <w:numId w:val="8"/>
              </w:numPr>
              <w:jc w:val="both"/>
              <w:rPr>
                <w:rFonts w:cstheme="minorHAnsi"/>
                <w:sz w:val="20"/>
                <w:szCs w:val="20"/>
                <w:lang w:val="en-US"/>
              </w:rPr>
            </w:pPr>
            <w:ins w:id="47" w:author="donny aribowo" w:date="2026-06-09T14:32:00Z">
              <w:del w:id="48" w:author="Aryastro Divi Nugraha - Legal Siloam" w:date="2026-06-17T10:44:00Z" w16du:dateUtc="2026-06-17T03:44:00Z">
                <w:r w:rsidRPr="009B1D01" w:rsidDel="00F85A58">
                  <w:rPr>
                    <w:rFonts w:cstheme="minorHAnsi"/>
                    <w:sz w:val="20"/>
                    <w:szCs w:val="20"/>
                    <w:lang w:val="en-ID"/>
                  </w:rPr>
                  <w:delText>In the event that the Patient passes away due to a work-related accident or any other cause covered under the Death Benefit Program (Jaminan Kematian – JKM) of BPJS Ketenagakerjaan, the Parties agree that all applicable death benefits and related entitlements shall be processed in accordance with the prevailing BPJS Ketenagakerjaan regulations and shall not constitute a payment obligation of the Second Party to the First Party, except for costs expressly excluded from BPJS Ketenagakerjaan coverage.</w:delText>
                </w:r>
              </w:del>
            </w:ins>
          </w:p>
        </w:tc>
      </w:tr>
      <w:tr w:rsidR="00043A54" w:rsidRPr="00CF3C55" w14:paraId="5CFE94A9" w14:textId="77777777" w:rsidTr="4BE8B2D8">
        <w:tc>
          <w:tcPr>
            <w:tcW w:w="3145" w:type="dxa"/>
          </w:tcPr>
          <w:p w14:paraId="173E2FD3" w14:textId="77777777" w:rsidR="00043A54" w:rsidRPr="00CF3C55" w:rsidRDefault="00043A54" w:rsidP="00BC3EAA">
            <w:pPr>
              <w:pStyle w:val="ListParagraph"/>
              <w:numPr>
                <w:ilvl w:val="0"/>
                <w:numId w:val="1"/>
              </w:numPr>
              <w:jc w:val="both"/>
              <w:rPr>
                <w:rFonts w:cstheme="minorHAnsi"/>
                <w:sz w:val="20"/>
                <w:szCs w:val="20"/>
                <w:lang w:val="en-US"/>
              </w:rPr>
            </w:pPr>
            <w:r w:rsidRPr="00CF3C55">
              <w:rPr>
                <w:rFonts w:cstheme="minorHAnsi"/>
                <w:sz w:val="20"/>
                <w:szCs w:val="20"/>
                <w:lang w:val="en-US"/>
              </w:rPr>
              <w:lastRenderedPageBreak/>
              <w:t>Pengakhiran.</w:t>
            </w:r>
          </w:p>
          <w:p w14:paraId="47BD7FE1" w14:textId="77777777" w:rsidR="00043A54" w:rsidRPr="00CF3C55" w:rsidRDefault="00043A54" w:rsidP="00BC3EAA">
            <w:pPr>
              <w:pStyle w:val="ListParagraph"/>
              <w:ind w:left="360"/>
              <w:jc w:val="both"/>
              <w:rPr>
                <w:rFonts w:cstheme="minorHAnsi"/>
                <w:i/>
                <w:iCs/>
                <w:sz w:val="20"/>
                <w:szCs w:val="20"/>
                <w:lang w:val="en-US"/>
              </w:rPr>
            </w:pPr>
            <w:r w:rsidRPr="00CF3C55">
              <w:rPr>
                <w:rFonts w:cstheme="minorHAnsi"/>
                <w:i/>
                <w:iCs/>
                <w:sz w:val="20"/>
                <w:szCs w:val="20"/>
                <w:lang w:val="en-US"/>
              </w:rPr>
              <w:lastRenderedPageBreak/>
              <w:t>Termination</w:t>
            </w:r>
          </w:p>
        </w:tc>
        <w:tc>
          <w:tcPr>
            <w:tcW w:w="5871" w:type="dxa"/>
          </w:tcPr>
          <w:p w14:paraId="4BDFA67E" w14:textId="77777777" w:rsidR="00043A54" w:rsidRPr="00CF3C55" w:rsidRDefault="00043A54" w:rsidP="00043A54">
            <w:pPr>
              <w:pStyle w:val="ListParagraph"/>
              <w:numPr>
                <w:ilvl w:val="0"/>
                <w:numId w:val="5"/>
              </w:numPr>
              <w:jc w:val="both"/>
              <w:rPr>
                <w:rFonts w:cstheme="minorHAnsi"/>
                <w:sz w:val="20"/>
                <w:szCs w:val="20"/>
                <w:lang w:val="en-US"/>
              </w:rPr>
            </w:pPr>
            <w:r w:rsidRPr="00CF3C55">
              <w:rPr>
                <w:rFonts w:cstheme="minorHAnsi"/>
                <w:sz w:val="20"/>
                <w:szCs w:val="20"/>
                <w:lang w:val="en-US"/>
              </w:rPr>
              <w:lastRenderedPageBreak/>
              <w:t>Jangka Waktu berakhir;</w:t>
            </w:r>
          </w:p>
          <w:p w14:paraId="5E02FBC0" w14:textId="77777777" w:rsidR="00043A54" w:rsidRPr="00CF3C55" w:rsidRDefault="00043A54" w:rsidP="00043A54">
            <w:pPr>
              <w:pStyle w:val="ListParagraph"/>
              <w:numPr>
                <w:ilvl w:val="0"/>
                <w:numId w:val="5"/>
              </w:numPr>
              <w:jc w:val="both"/>
              <w:rPr>
                <w:rFonts w:cstheme="minorHAnsi"/>
                <w:sz w:val="20"/>
                <w:szCs w:val="20"/>
                <w:lang w:val="en-US"/>
              </w:rPr>
            </w:pPr>
            <w:r w:rsidRPr="00CF3C55">
              <w:rPr>
                <w:rFonts w:cstheme="minorHAnsi"/>
                <w:bCs/>
                <w:sz w:val="20"/>
                <w:szCs w:val="20"/>
                <w:lang w:val="en-US"/>
              </w:rPr>
              <w:lastRenderedPageBreak/>
              <w:t>Diakhiri oleh s</w:t>
            </w:r>
            <w:r w:rsidRPr="00CF3C55">
              <w:rPr>
                <w:rFonts w:cstheme="minorHAnsi"/>
                <w:bCs/>
                <w:sz w:val="20"/>
                <w:szCs w:val="20"/>
              </w:rPr>
              <w:t>alah satu Pihak</w:t>
            </w:r>
            <w:r w:rsidRPr="00CF3C55">
              <w:rPr>
                <w:rFonts w:cstheme="minorHAnsi"/>
                <w:bCs/>
                <w:sz w:val="20"/>
                <w:szCs w:val="20"/>
                <w:lang w:val="en-US"/>
              </w:rPr>
              <w:t xml:space="preserve">, dengan mengirimkan pemberitahuan tertulis 30 (tiga puluh) hari kalender sebelumnya, </w:t>
            </w:r>
            <w:r w:rsidRPr="00CF3C55">
              <w:rPr>
                <w:rFonts w:cstheme="minorHAnsi"/>
                <w:bCs/>
                <w:sz w:val="20"/>
                <w:szCs w:val="20"/>
              </w:rPr>
              <w:t>apabila Pihak lain melanggar salah satu</w:t>
            </w:r>
            <w:r w:rsidRPr="00F062ED">
              <w:rPr>
                <w:rFonts w:cstheme="minorHAnsi"/>
                <w:bCs/>
                <w:sz w:val="20"/>
                <w:szCs w:val="20"/>
                <w:lang w:val="en-US"/>
              </w:rPr>
              <w:t xml:space="preserve"> ketentuan atau lebih dari </w:t>
            </w:r>
            <w:r w:rsidRPr="00CF3C55">
              <w:rPr>
                <w:rFonts w:cstheme="minorHAnsi"/>
                <w:bCs/>
                <w:sz w:val="20"/>
                <w:szCs w:val="20"/>
              </w:rPr>
              <w:t>Perjanjian ini</w:t>
            </w:r>
            <w:r w:rsidRPr="00F062ED">
              <w:rPr>
                <w:rFonts w:cstheme="minorHAnsi"/>
                <w:bCs/>
                <w:sz w:val="20"/>
                <w:szCs w:val="20"/>
                <w:lang w:val="en-US"/>
              </w:rPr>
              <w:t xml:space="preserve"> dan tidak diperbaiki walaupun telah diberikan 3 (tiga) kali surat teguran, masing-masing berjangka 5 (lima) hari kalender</w:t>
            </w:r>
            <w:r w:rsidRPr="00CF3C55">
              <w:rPr>
                <w:rFonts w:cstheme="minorHAnsi"/>
                <w:bCs/>
                <w:sz w:val="20"/>
                <w:szCs w:val="20"/>
                <w:lang w:val="en-US"/>
              </w:rPr>
              <w:t>; atau</w:t>
            </w:r>
          </w:p>
          <w:p w14:paraId="3380D5A2" w14:textId="77777777" w:rsidR="00043A54" w:rsidRPr="009D1DE3" w:rsidRDefault="00043A54" w:rsidP="00043A54">
            <w:pPr>
              <w:pStyle w:val="ListParagraph"/>
              <w:numPr>
                <w:ilvl w:val="0"/>
                <w:numId w:val="5"/>
              </w:numPr>
              <w:jc w:val="both"/>
              <w:rPr>
                <w:rFonts w:cstheme="minorHAnsi"/>
                <w:sz w:val="20"/>
                <w:szCs w:val="20"/>
                <w:lang w:val="sv-SE"/>
              </w:rPr>
            </w:pPr>
            <w:r w:rsidRPr="009D1DE3">
              <w:rPr>
                <w:rFonts w:cstheme="minorHAnsi"/>
                <w:sz w:val="20"/>
                <w:szCs w:val="20"/>
                <w:lang w:val="sv-SE"/>
              </w:rPr>
              <w:t>Diakhiri berdasarkan kesepakatan tertulis Para Pihak.</w:t>
            </w:r>
          </w:p>
          <w:p w14:paraId="72001E27" w14:textId="1041E42E" w:rsidR="00043A54" w:rsidRPr="009D1DE3" w:rsidRDefault="00043A54" w:rsidP="00BC3EAA">
            <w:pPr>
              <w:pStyle w:val="ListParagraph"/>
              <w:numPr>
                <w:ilvl w:val="0"/>
                <w:numId w:val="5"/>
              </w:numPr>
              <w:jc w:val="both"/>
              <w:rPr>
                <w:rFonts w:cstheme="minorHAnsi"/>
                <w:sz w:val="20"/>
                <w:szCs w:val="20"/>
                <w:lang w:val="sv-SE"/>
              </w:rPr>
            </w:pPr>
            <w:r w:rsidRPr="009D1DE3">
              <w:rPr>
                <w:rFonts w:cstheme="minorHAnsi"/>
                <w:sz w:val="20"/>
                <w:szCs w:val="20"/>
                <w:lang w:val="sv-SE"/>
              </w:rPr>
              <w:t>Sehubungan dengan pengakhiran Perjanjian ini, Para Pihak sepakat untuk mengenyampingkan Pasal 1266 Kitab Undang-Undang Hukum Perdata.</w:t>
            </w:r>
          </w:p>
          <w:p w14:paraId="5D81EE3D" w14:textId="77777777" w:rsidR="005D6168" w:rsidRPr="009D1DE3" w:rsidRDefault="005D6168" w:rsidP="005D6168">
            <w:pPr>
              <w:pStyle w:val="ListParagraph"/>
              <w:ind w:left="360"/>
              <w:jc w:val="both"/>
              <w:rPr>
                <w:rFonts w:cstheme="minorHAnsi"/>
                <w:sz w:val="20"/>
                <w:szCs w:val="20"/>
                <w:lang w:val="sv-SE"/>
              </w:rPr>
            </w:pPr>
          </w:p>
          <w:p w14:paraId="0991AFB0" w14:textId="77777777" w:rsidR="00043A54" w:rsidRPr="00CF3C55" w:rsidRDefault="00043A54" w:rsidP="00043A54">
            <w:pPr>
              <w:pStyle w:val="ListParagraph"/>
              <w:numPr>
                <w:ilvl w:val="0"/>
                <w:numId w:val="7"/>
              </w:numPr>
              <w:jc w:val="both"/>
              <w:rPr>
                <w:rFonts w:cstheme="minorHAnsi"/>
                <w:i/>
                <w:iCs/>
                <w:sz w:val="20"/>
                <w:szCs w:val="20"/>
                <w:lang w:val="en-US"/>
              </w:rPr>
            </w:pPr>
            <w:r w:rsidRPr="00CF3C55">
              <w:rPr>
                <w:rFonts w:cstheme="minorHAnsi"/>
                <w:i/>
                <w:iCs/>
                <w:sz w:val="20"/>
                <w:szCs w:val="20"/>
                <w:lang w:val="en-US"/>
              </w:rPr>
              <w:t>Term expires;</w:t>
            </w:r>
          </w:p>
          <w:p w14:paraId="350DAD9B" w14:textId="77777777" w:rsidR="00043A54" w:rsidRPr="00CF3C55" w:rsidRDefault="00043A54" w:rsidP="00043A54">
            <w:pPr>
              <w:pStyle w:val="ListParagraph"/>
              <w:numPr>
                <w:ilvl w:val="0"/>
                <w:numId w:val="7"/>
              </w:numPr>
              <w:jc w:val="both"/>
              <w:rPr>
                <w:rFonts w:cstheme="minorHAnsi"/>
                <w:i/>
                <w:iCs/>
                <w:sz w:val="20"/>
                <w:szCs w:val="20"/>
                <w:lang w:val="en-US"/>
              </w:rPr>
            </w:pPr>
            <w:r w:rsidRPr="00CF3C55">
              <w:rPr>
                <w:rFonts w:cstheme="minorHAnsi"/>
                <w:i/>
                <w:iCs/>
                <w:sz w:val="20"/>
                <w:szCs w:val="20"/>
                <w:lang w:val="en-US"/>
              </w:rPr>
              <w:t xml:space="preserve">Terminated by one of the Party, </w:t>
            </w:r>
            <w:r w:rsidRPr="00CF3C55">
              <w:rPr>
                <w:rStyle w:val="jlqj4b"/>
                <w:rFonts w:cstheme="minorHAnsi"/>
                <w:i/>
                <w:iCs/>
                <w:lang w:val="en"/>
              </w:rPr>
              <w:t xml:space="preserve">by sending written notification 30 (thirty) calendar days in advance, </w:t>
            </w:r>
            <w:r w:rsidRPr="00CF3C55">
              <w:rPr>
                <w:rFonts w:cstheme="minorHAnsi"/>
                <w:bCs/>
                <w:i/>
                <w:iCs/>
                <w:sz w:val="20"/>
                <w:szCs w:val="20"/>
                <w:lang w:val="en-US"/>
              </w:rPr>
              <w:t>if other Party violates one or more provisions under this Agreement and does not remedy it notwithstanding such other Party has been given 3 (three) warning letters, each having interval of 5 (five) calendar days; or</w:t>
            </w:r>
          </w:p>
          <w:p w14:paraId="68C9F5C3" w14:textId="77777777" w:rsidR="00043A54" w:rsidRPr="00CF3C55" w:rsidRDefault="00043A54" w:rsidP="00043A54">
            <w:pPr>
              <w:pStyle w:val="ListParagraph"/>
              <w:numPr>
                <w:ilvl w:val="0"/>
                <w:numId w:val="7"/>
              </w:numPr>
              <w:jc w:val="both"/>
              <w:rPr>
                <w:rStyle w:val="jlqj4b"/>
                <w:rFonts w:cstheme="minorHAnsi"/>
                <w:lang w:val="en-US"/>
              </w:rPr>
            </w:pPr>
            <w:r w:rsidRPr="00CF3C55">
              <w:rPr>
                <w:rStyle w:val="jlqj4b"/>
                <w:rFonts w:cstheme="minorHAnsi"/>
                <w:i/>
                <w:iCs/>
                <w:lang w:val="en"/>
              </w:rPr>
              <w:t>Terminated based on mutual consent of the Parties.</w:t>
            </w:r>
          </w:p>
          <w:p w14:paraId="67705F22" w14:textId="0EBA9EAF" w:rsidR="00043A54" w:rsidRPr="005D6168" w:rsidRDefault="00043A54" w:rsidP="005D6168">
            <w:pPr>
              <w:pStyle w:val="ListParagraph"/>
              <w:numPr>
                <w:ilvl w:val="0"/>
                <w:numId w:val="7"/>
              </w:numPr>
              <w:jc w:val="both"/>
              <w:rPr>
                <w:rFonts w:cstheme="minorHAnsi"/>
                <w:i/>
                <w:iCs/>
                <w:sz w:val="20"/>
                <w:szCs w:val="20"/>
                <w:lang w:val="en-US"/>
              </w:rPr>
            </w:pPr>
            <w:r w:rsidRPr="00CF3C55">
              <w:rPr>
                <w:rFonts w:cstheme="minorHAnsi"/>
                <w:i/>
                <w:iCs/>
                <w:sz w:val="20"/>
                <w:szCs w:val="20"/>
                <w:lang w:val="en"/>
              </w:rPr>
              <w:t>In connection with the termination of this Agreement, the Parties agree to set aside Article 1266 of the Indonesian Civil Code.</w:t>
            </w:r>
          </w:p>
        </w:tc>
      </w:tr>
      <w:tr w:rsidR="00043A54" w:rsidRPr="00CF3C55" w14:paraId="33123413" w14:textId="77777777" w:rsidTr="4BE8B2D8">
        <w:tc>
          <w:tcPr>
            <w:tcW w:w="3145" w:type="dxa"/>
          </w:tcPr>
          <w:p w14:paraId="2D99F428" w14:textId="77777777" w:rsidR="00043A54" w:rsidRPr="00CF3C55" w:rsidRDefault="00043A54" w:rsidP="00BC3EAA">
            <w:pPr>
              <w:pStyle w:val="ListParagraph"/>
              <w:numPr>
                <w:ilvl w:val="0"/>
                <w:numId w:val="1"/>
              </w:numPr>
              <w:jc w:val="both"/>
              <w:rPr>
                <w:rFonts w:cstheme="minorHAnsi"/>
                <w:sz w:val="20"/>
                <w:szCs w:val="20"/>
                <w:lang w:val="en-US"/>
              </w:rPr>
            </w:pPr>
            <w:r w:rsidRPr="00CF3C55">
              <w:rPr>
                <w:rFonts w:cstheme="minorHAnsi"/>
                <w:sz w:val="20"/>
                <w:szCs w:val="20"/>
                <w:lang w:val="en-US"/>
              </w:rPr>
              <w:lastRenderedPageBreak/>
              <w:t>Korespondensi</w:t>
            </w:r>
          </w:p>
          <w:p w14:paraId="0638776E" w14:textId="77777777" w:rsidR="00043A54" w:rsidRPr="00CF3C55" w:rsidRDefault="00043A54" w:rsidP="00BC3EAA">
            <w:pPr>
              <w:pStyle w:val="ListParagraph"/>
              <w:ind w:left="360"/>
              <w:jc w:val="both"/>
              <w:rPr>
                <w:rFonts w:cstheme="minorHAnsi"/>
                <w:i/>
                <w:iCs/>
                <w:sz w:val="20"/>
                <w:szCs w:val="20"/>
                <w:lang w:val="en-US"/>
              </w:rPr>
            </w:pPr>
            <w:r w:rsidRPr="00CF3C55">
              <w:rPr>
                <w:rFonts w:cstheme="minorHAnsi"/>
                <w:i/>
                <w:iCs/>
                <w:sz w:val="20"/>
                <w:szCs w:val="20"/>
                <w:lang w:val="en-US"/>
              </w:rPr>
              <w:t>Correspondence</w:t>
            </w:r>
          </w:p>
        </w:tc>
        <w:tc>
          <w:tcPr>
            <w:tcW w:w="5871" w:type="dxa"/>
          </w:tcPr>
          <w:p w14:paraId="3F4A62B8" w14:textId="6D028661" w:rsidR="00043A54" w:rsidRPr="009D1DE3" w:rsidRDefault="00043A54" w:rsidP="00BC3EAA">
            <w:pPr>
              <w:jc w:val="both"/>
              <w:rPr>
                <w:rFonts w:asciiTheme="minorHAnsi" w:hAnsiTheme="minorHAnsi" w:cstheme="minorHAnsi"/>
                <w:sz w:val="20"/>
                <w:szCs w:val="20"/>
                <w:lang w:val="sv-SE"/>
              </w:rPr>
            </w:pPr>
            <w:r w:rsidRPr="009D1DE3">
              <w:rPr>
                <w:rFonts w:asciiTheme="minorHAnsi" w:hAnsiTheme="minorHAnsi" w:cstheme="minorHAnsi"/>
                <w:sz w:val="20"/>
                <w:szCs w:val="20"/>
                <w:lang w:val="sv-SE"/>
              </w:rPr>
              <w:t xml:space="preserve">Sebagaimana tercantum dalam Lampiran </w:t>
            </w:r>
            <w:r w:rsidR="005572E0" w:rsidRPr="009D1DE3">
              <w:rPr>
                <w:rFonts w:asciiTheme="minorHAnsi" w:hAnsiTheme="minorHAnsi" w:cstheme="minorHAnsi"/>
                <w:sz w:val="20"/>
                <w:szCs w:val="20"/>
                <w:lang w:val="sv-SE"/>
              </w:rPr>
              <w:t>V</w:t>
            </w:r>
            <w:r w:rsidRPr="009D1DE3">
              <w:rPr>
                <w:rFonts w:asciiTheme="minorHAnsi" w:hAnsiTheme="minorHAnsi" w:cstheme="minorHAnsi"/>
                <w:sz w:val="20"/>
                <w:szCs w:val="20"/>
                <w:lang w:val="sv-SE"/>
              </w:rPr>
              <w:t xml:space="preserve"> Perjanjian ini. </w:t>
            </w:r>
          </w:p>
          <w:p w14:paraId="23BA09AF" w14:textId="14EA3439" w:rsidR="00043A54" w:rsidRPr="00CF3C55" w:rsidRDefault="00043A54" w:rsidP="00BC3EAA">
            <w:pPr>
              <w:jc w:val="both"/>
              <w:rPr>
                <w:rFonts w:asciiTheme="minorHAnsi" w:hAnsiTheme="minorHAnsi" w:cstheme="minorHAnsi"/>
                <w:sz w:val="20"/>
                <w:szCs w:val="20"/>
              </w:rPr>
            </w:pPr>
            <w:r w:rsidRPr="00CF3C55">
              <w:rPr>
                <w:rFonts w:asciiTheme="minorHAnsi" w:hAnsiTheme="minorHAnsi" w:cstheme="minorHAnsi"/>
                <w:i/>
                <w:iCs/>
                <w:sz w:val="20"/>
                <w:szCs w:val="20"/>
                <w:lang w:val="en-US"/>
              </w:rPr>
              <w:t xml:space="preserve">As referred to in Appendix </w:t>
            </w:r>
            <w:r w:rsidR="005572E0">
              <w:rPr>
                <w:rFonts w:asciiTheme="minorHAnsi" w:hAnsiTheme="minorHAnsi" w:cstheme="minorHAnsi"/>
                <w:i/>
                <w:iCs/>
                <w:sz w:val="20"/>
                <w:szCs w:val="20"/>
                <w:lang w:val="en-US"/>
              </w:rPr>
              <w:t>V</w:t>
            </w:r>
            <w:r w:rsidRPr="00CF3C55">
              <w:rPr>
                <w:rFonts w:asciiTheme="minorHAnsi" w:hAnsiTheme="minorHAnsi" w:cstheme="minorHAnsi"/>
                <w:i/>
                <w:iCs/>
                <w:sz w:val="20"/>
                <w:szCs w:val="20"/>
                <w:lang w:val="en-US"/>
              </w:rPr>
              <w:t xml:space="preserve"> of this Agreement.</w:t>
            </w:r>
          </w:p>
        </w:tc>
      </w:tr>
      <w:tr w:rsidR="00043A54" w:rsidRPr="00CF3C55" w14:paraId="72087324" w14:textId="77777777" w:rsidTr="4BE8B2D8">
        <w:tc>
          <w:tcPr>
            <w:tcW w:w="3145" w:type="dxa"/>
          </w:tcPr>
          <w:p w14:paraId="5C648AE7" w14:textId="77777777" w:rsidR="00043A54" w:rsidRPr="00CF3C55" w:rsidRDefault="00043A54" w:rsidP="00BC3EAA">
            <w:pPr>
              <w:pStyle w:val="ListParagraph"/>
              <w:numPr>
                <w:ilvl w:val="0"/>
                <w:numId w:val="1"/>
              </w:numPr>
              <w:jc w:val="both"/>
              <w:rPr>
                <w:rFonts w:cstheme="minorHAnsi"/>
                <w:sz w:val="20"/>
                <w:szCs w:val="20"/>
                <w:lang w:val="en-US"/>
              </w:rPr>
            </w:pPr>
            <w:r w:rsidRPr="00CF3C55">
              <w:rPr>
                <w:rFonts w:cstheme="minorHAnsi"/>
                <w:sz w:val="20"/>
                <w:szCs w:val="20"/>
                <w:lang w:val="en-US"/>
              </w:rPr>
              <w:t>Ketentuan Umum</w:t>
            </w:r>
          </w:p>
          <w:p w14:paraId="18319D22" w14:textId="77777777" w:rsidR="00043A54" w:rsidRPr="00CF3C55" w:rsidRDefault="00043A54" w:rsidP="00BC3EAA">
            <w:pPr>
              <w:pStyle w:val="ListParagraph"/>
              <w:ind w:left="360"/>
              <w:jc w:val="both"/>
              <w:rPr>
                <w:rFonts w:cstheme="minorHAnsi"/>
                <w:i/>
                <w:iCs/>
                <w:sz w:val="20"/>
                <w:szCs w:val="20"/>
                <w:lang w:val="en-US"/>
              </w:rPr>
            </w:pPr>
            <w:r w:rsidRPr="00CF3C55">
              <w:rPr>
                <w:rFonts w:cstheme="minorHAnsi"/>
                <w:i/>
                <w:iCs/>
                <w:sz w:val="20"/>
                <w:szCs w:val="20"/>
                <w:lang w:val="en-US"/>
              </w:rPr>
              <w:t>General Provision</w:t>
            </w:r>
          </w:p>
        </w:tc>
        <w:tc>
          <w:tcPr>
            <w:tcW w:w="5871" w:type="dxa"/>
          </w:tcPr>
          <w:p w14:paraId="4265D354" w14:textId="4C2C3709" w:rsidR="00043A54" w:rsidRPr="00CF3C55" w:rsidRDefault="00043A54" w:rsidP="00043A54">
            <w:pPr>
              <w:pStyle w:val="ListParagraph"/>
              <w:numPr>
                <w:ilvl w:val="0"/>
                <w:numId w:val="3"/>
              </w:numPr>
              <w:jc w:val="both"/>
              <w:rPr>
                <w:rFonts w:cstheme="minorHAnsi"/>
                <w:sz w:val="20"/>
                <w:szCs w:val="20"/>
                <w:lang w:val="en-US"/>
              </w:rPr>
            </w:pPr>
            <w:r w:rsidRPr="00CF3C55">
              <w:rPr>
                <w:rFonts w:cstheme="minorHAnsi"/>
                <w:sz w:val="20"/>
                <w:szCs w:val="20"/>
                <w:lang w:val="en-US"/>
              </w:rPr>
              <w:t>Kecuali diartikan lain dalam Perjanjian ini, istilah-istilah yang digunakan dalam Perjanjian ini adalah sesuai dengan dengan Lampiran I Perjanjian ini.</w:t>
            </w:r>
          </w:p>
          <w:p w14:paraId="57691D46" w14:textId="77E22148" w:rsidR="00043A54" w:rsidRPr="009D1DE3" w:rsidRDefault="00043A54" w:rsidP="00043A54">
            <w:pPr>
              <w:pStyle w:val="ListParagraph"/>
              <w:numPr>
                <w:ilvl w:val="0"/>
                <w:numId w:val="3"/>
              </w:numPr>
              <w:jc w:val="both"/>
              <w:rPr>
                <w:rFonts w:cstheme="minorHAnsi"/>
                <w:sz w:val="20"/>
                <w:szCs w:val="20"/>
                <w:lang w:val="sv-SE"/>
              </w:rPr>
            </w:pPr>
            <w:r w:rsidRPr="009D1DE3">
              <w:rPr>
                <w:rFonts w:cstheme="minorHAnsi"/>
                <w:sz w:val="20"/>
                <w:szCs w:val="20"/>
                <w:lang w:val="sv-SE"/>
              </w:rPr>
              <w:t>Para Pihak sepakat untuk tunduk pada Ketentuan Umum sebagaimana dimaksud dalam Lampiran I Perjanjian ini.</w:t>
            </w:r>
          </w:p>
          <w:p w14:paraId="7694E583" w14:textId="77777777" w:rsidR="00043A54" w:rsidRPr="009D1DE3" w:rsidRDefault="00043A54" w:rsidP="00BC3EAA">
            <w:pPr>
              <w:jc w:val="both"/>
              <w:rPr>
                <w:rFonts w:asciiTheme="minorHAnsi" w:hAnsiTheme="minorHAnsi" w:cstheme="minorHAnsi"/>
                <w:sz w:val="20"/>
                <w:szCs w:val="20"/>
                <w:lang w:val="sv-SE"/>
              </w:rPr>
            </w:pPr>
          </w:p>
          <w:p w14:paraId="4935BFAF" w14:textId="77777777" w:rsidR="00043A54" w:rsidRPr="00CF3C55" w:rsidRDefault="00043A54" w:rsidP="00043A54">
            <w:pPr>
              <w:pStyle w:val="ListParagraph"/>
              <w:numPr>
                <w:ilvl w:val="0"/>
                <w:numId w:val="6"/>
              </w:numPr>
              <w:jc w:val="both"/>
              <w:rPr>
                <w:rFonts w:cstheme="minorHAnsi"/>
                <w:i/>
                <w:iCs/>
                <w:sz w:val="20"/>
                <w:szCs w:val="20"/>
                <w:lang w:val="en-US"/>
              </w:rPr>
            </w:pPr>
            <w:r w:rsidRPr="00CF3C55">
              <w:rPr>
                <w:rFonts w:cstheme="minorHAnsi"/>
                <w:i/>
                <w:iCs/>
                <w:sz w:val="20"/>
                <w:szCs w:val="20"/>
                <w:lang w:val="en"/>
              </w:rPr>
              <w:t>Unless otherwise defined in this Agreement, the terms used in this Agreement are in accordance with Attachment II to this Agreement.</w:t>
            </w:r>
          </w:p>
          <w:p w14:paraId="2E078866" w14:textId="57482C9C" w:rsidR="00043A54" w:rsidRPr="00CF3C55" w:rsidRDefault="00043A54" w:rsidP="00043A54">
            <w:pPr>
              <w:pStyle w:val="ListParagraph"/>
              <w:numPr>
                <w:ilvl w:val="0"/>
                <w:numId w:val="6"/>
              </w:numPr>
              <w:jc w:val="both"/>
              <w:rPr>
                <w:rFonts w:cstheme="minorHAnsi"/>
                <w:sz w:val="20"/>
                <w:szCs w:val="20"/>
                <w:lang w:val="en-US"/>
              </w:rPr>
            </w:pPr>
            <w:r w:rsidRPr="00CF3C55">
              <w:rPr>
                <w:rFonts w:cstheme="minorHAnsi"/>
                <w:i/>
                <w:iCs/>
                <w:sz w:val="20"/>
                <w:szCs w:val="20"/>
                <w:lang w:val="en"/>
              </w:rPr>
              <w:t>The Parties agree to comply with the General Provisions as referred to in Appendix I to this Agreement.</w:t>
            </w:r>
          </w:p>
        </w:tc>
      </w:tr>
    </w:tbl>
    <w:p w14:paraId="49360DDC" w14:textId="77777777" w:rsidR="00043A54" w:rsidRPr="00CF3C55" w:rsidRDefault="00043A54" w:rsidP="00043A54">
      <w:pPr>
        <w:jc w:val="both"/>
        <w:rPr>
          <w:rFonts w:asciiTheme="minorHAnsi" w:hAnsiTheme="minorHAnsi" w:cstheme="minorHAnsi"/>
          <w:sz w:val="20"/>
          <w:szCs w:val="20"/>
          <w:lang w:val="en-US"/>
        </w:rPr>
      </w:pPr>
    </w:p>
    <w:p w14:paraId="35615E7F" w14:textId="77777777" w:rsidR="00217B9D" w:rsidRDefault="00217B9D" w:rsidP="00043A54">
      <w:pPr>
        <w:jc w:val="both"/>
        <w:rPr>
          <w:rFonts w:asciiTheme="minorHAnsi" w:hAnsiTheme="minorHAnsi" w:cstheme="minorHAnsi"/>
          <w:bCs/>
          <w:sz w:val="20"/>
          <w:szCs w:val="20"/>
        </w:rPr>
      </w:pPr>
    </w:p>
    <w:p w14:paraId="19CFDD25" w14:textId="77777777" w:rsidR="00375937" w:rsidRDefault="00375937" w:rsidP="00043A54">
      <w:pPr>
        <w:jc w:val="both"/>
        <w:rPr>
          <w:rFonts w:asciiTheme="minorHAnsi" w:hAnsiTheme="minorHAnsi" w:cstheme="minorHAnsi"/>
          <w:bCs/>
          <w:sz w:val="20"/>
          <w:szCs w:val="20"/>
        </w:rPr>
      </w:pPr>
    </w:p>
    <w:p w14:paraId="216EF9E5" w14:textId="77777777" w:rsidR="006D0BD5" w:rsidRDefault="006D0BD5" w:rsidP="00043A54">
      <w:pPr>
        <w:jc w:val="both"/>
        <w:rPr>
          <w:rFonts w:asciiTheme="minorHAnsi" w:hAnsiTheme="minorHAnsi" w:cstheme="minorHAnsi"/>
          <w:bCs/>
          <w:sz w:val="20"/>
          <w:szCs w:val="20"/>
        </w:rPr>
      </w:pPr>
    </w:p>
    <w:p w14:paraId="61F4F99F" w14:textId="77777777" w:rsidR="00E6555E" w:rsidRDefault="00E6555E" w:rsidP="00043A54">
      <w:pPr>
        <w:jc w:val="both"/>
        <w:rPr>
          <w:rFonts w:asciiTheme="minorHAnsi" w:hAnsiTheme="minorHAnsi" w:cstheme="minorHAnsi"/>
          <w:bCs/>
          <w:sz w:val="20"/>
          <w:szCs w:val="20"/>
        </w:rPr>
      </w:pPr>
    </w:p>
    <w:p w14:paraId="757F3D8C" w14:textId="77777777" w:rsidR="00E6555E" w:rsidRDefault="00E6555E" w:rsidP="00043A54">
      <w:pPr>
        <w:jc w:val="both"/>
        <w:rPr>
          <w:rFonts w:asciiTheme="minorHAnsi" w:hAnsiTheme="minorHAnsi" w:cstheme="minorHAnsi"/>
          <w:bCs/>
          <w:sz w:val="20"/>
          <w:szCs w:val="20"/>
        </w:rPr>
      </w:pPr>
    </w:p>
    <w:p w14:paraId="31663BEE" w14:textId="77777777" w:rsidR="00E6555E" w:rsidRDefault="00E6555E" w:rsidP="00043A54">
      <w:pPr>
        <w:jc w:val="both"/>
        <w:rPr>
          <w:rFonts w:asciiTheme="minorHAnsi" w:hAnsiTheme="minorHAnsi" w:cstheme="minorHAnsi"/>
          <w:bCs/>
          <w:sz w:val="20"/>
          <w:szCs w:val="20"/>
        </w:rPr>
      </w:pPr>
    </w:p>
    <w:p w14:paraId="39BE8C69" w14:textId="4E087445" w:rsidR="00043A54" w:rsidRPr="00CF3C55" w:rsidRDefault="00043A54" w:rsidP="00043A54">
      <w:pPr>
        <w:jc w:val="both"/>
        <w:rPr>
          <w:rFonts w:asciiTheme="minorHAnsi" w:hAnsiTheme="minorHAnsi" w:cstheme="minorHAnsi"/>
          <w:bCs/>
          <w:sz w:val="20"/>
          <w:szCs w:val="20"/>
        </w:rPr>
      </w:pPr>
      <w:r w:rsidRPr="00CF3C55">
        <w:rPr>
          <w:rFonts w:asciiTheme="minorHAnsi" w:hAnsiTheme="minorHAnsi" w:cstheme="minorHAnsi"/>
          <w:bCs/>
          <w:sz w:val="20"/>
          <w:szCs w:val="20"/>
        </w:rPr>
        <w:t>DEMIKIAN Perjanjian ini ditandatangani secara patut oleh Para Pihak pada tanggal sebagaimana tersebut di awal dan dalam dua (2) rangkap asli yang masing-masing bermeteraikan secukupnya.</w:t>
      </w:r>
    </w:p>
    <w:p w14:paraId="7820F376" w14:textId="77777777" w:rsidR="00217B9D" w:rsidRDefault="00217B9D" w:rsidP="00043A54">
      <w:pPr>
        <w:jc w:val="both"/>
        <w:rPr>
          <w:rFonts w:asciiTheme="minorHAnsi" w:hAnsiTheme="minorHAnsi" w:cstheme="minorHAnsi"/>
          <w:bCs/>
          <w:i/>
          <w:iCs/>
          <w:sz w:val="20"/>
          <w:szCs w:val="20"/>
          <w:lang w:val="en-US"/>
        </w:rPr>
      </w:pPr>
    </w:p>
    <w:p w14:paraId="296B9093" w14:textId="2328DC72" w:rsidR="00043A54" w:rsidRDefault="00043A54" w:rsidP="00043A54">
      <w:pPr>
        <w:jc w:val="both"/>
        <w:rPr>
          <w:rFonts w:asciiTheme="minorHAnsi" w:hAnsiTheme="minorHAnsi" w:cstheme="minorHAnsi"/>
          <w:bCs/>
          <w:i/>
          <w:iCs/>
          <w:sz w:val="20"/>
          <w:szCs w:val="20"/>
        </w:rPr>
      </w:pPr>
      <w:r w:rsidRPr="00CF3C55">
        <w:rPr>
          <w:rFonts w:asciiTheme="minorHAnsi" w:hAnsiTheme="minorHAnsi" w:cstheme="minorHAnsi"/>
          <w:bCs/>
          <w:i/>
          <w:iCs/>
          <w:sz w:val="20"/>
          <w:szCs w:val="20"/>
          <w:lang w:val="en-US"/>
        </w:rPr>
        <w:t xml:space="preserve">IN WITNESS WHEREOF this Agreement is duly signed by the </w:t>
      </w:r>
      <w:r w:rsidRPr="00CF3C55">
        <w:rPr>
          <w:rFonts w:asciiTheme="minorHAnsi" w:hAnsiTheme="minorHAnsi" w:cstheme="minorHAnsi"/>
          <w:bCs/>
          <w:i/>
          <w:iCs/>
          <w:sz w:val="20"/>
          <w:szCs w:val="20"/>
        </w:rPr>
        <w:t>P</w:t>
      </w:r>
      <w:r w:rsidRPr="00CF3C55">
        <w:rPr>
          <w:rFonts w:asciiTheme="minorHAnsi" w:hAnsiTheme="minorHAnsi" w:cstheme="minorHAnsi"/>
          <w:bCs/>
          <w:i/>
          <w:iCs/>
          <w:sz w:val="20"/>
          <w:szCs w:val="20"/>
          <w:lang w:val="en-US"/>
        </w:rPr>
        <w:t xml:space="preserve">arties on the date first-mentioned above </w:t>
      </w:r>
      <w:r w:rsidRPr="00CF3C55">
        <w:rPr>
          <w:rFonts w:asciiTheme="minorHAnsi" w:hAnsiTheme="minorHAnsi" w:cstheme="minorHAnsi"/>
          <w:bCs/>
          <w:i/>
          <w:iCs/>
          <w:sz w:val="20"/>
          <w:szCs w:val="20"/>
        </w:rPr>
        <w:t xml:space="preserve">and </w:t>
      </w:r>
      <w:r w:rsidRPr="00CF3C55">
        <w:rPr>
          <w:rFonts w:asciiTheme="minorHAnsi" w:hAnsiTheme="minorHAnsi" w:cstheme="minorHAnsi"/>
          <w:bCs/>
          <w:i/>
          <w:iCs/>
          <w:sz w:val="20"/>
          <w:szCs w:val="20"/>
          <w:lang w:val="en-US"/>
        </w:rPr>
        <w:t>in 2 (two) original copies, each being sufficiently duty-stamped</w:t>
      </w:r>
      <w:r w:rsidRPr="00CF3C55">
        <w:rPr>
          <w:rFonts w:asciiTheme="minorHAnsi" w:hAnsiTheme="minorHAnsi" w:cstheme="minorHAnsi"/>
          <w:bCs/>
          <w:i/>
          <w:iCs/>
          <w:sz w:val="20"/>
          <w:szCs w:val="20"/>
        </w:rPr>
        <w:t>.</w:t>
      </w:r>
    </w:p>
    <w:p w14:paraId="4F2D1747" w14:textId="77777777" w:rsidR="00217B9D" w:rsidRDefault="00217B9D" w:rsidP="00043A54">
      <w:pPr>
        <w:jc w:val="both"/>
        <w:rPr>
          <w:rFonts w:asciiTheme="minorHAnsi" w:hAnsiTheme="minorHAnsi" w:cstheme="minorHAnsi"/>
          <w:bCs/>
          <w:i/>
          <w:iCs/>
          <w:sz w:val="20"/>
          <w:szCs w:val="20"/>
        </w:rPr>
      </w:pPr>
    </w:p>
    <w:p w14:paraId="1E962DDF" w14:textId="77777777" w:rsidR="00043A54" w:rsidRPr="00CF3C55" w:rsidRDefault="00043A54" w:rsidP="00043A54">
      <w:pPr>
        <w:jc w:val="both"/>
        <w:rPr>
          <w:rFonts w:asciiTheme="minorHAnsi" w:hAnsiTheme="minorHAnsi" w:cstheme="minorHAnsi"/>
          <w:bCs/>
          <w:sz w:val="20"/>
          <w:szCs w:val="20"/>
        </w:rPr>
      </w:pPr>
    </w:p>
    <w:p w14:paraId="2F4488B1" w14:textId="3FCA122E" w:rsidR="00043A54" w:rsidRPr="005D6168" w:rsidRDefault="00043A54" w:rsidP="00043A54">
      <w:pPr>
        <w:jc w:val="both"/>
        <w:rPr>
          <w:rFonts w:asciiTheme="minorHAnsi" w:hAnsiTheme="minorHAnsi" w:cstheme="minorHAnsi"/>
          <w:sz w:val="20"/>
          <w:szCs w:val="20"/>
          <w:lang w:val="en-US"/>
        </w:rPr>
      </w:pPr>
      <w:r w:rsidRPr="00CF3C55">
        <w:rPr>
          <w:rFonts w:asciiTheme="minorHAnsi" w:hAnsiTheme="minorHAnsi" w:cstheme="minorHAnsi"/>
          <w:bCs/>
          <w:sz w:val="20"/>
          <w:szCs w:val="20"/>
          <w:lang w:val="en-US"/>
        </w:rPr>
        <w:t>Pihak Pertama/</w:t>
      </w:r>
      <w:r w:rsidRPr="00CF3C55">
        <w:rPr>
          <w:rFonts w:asciiTheme="minorHAnsi" w:hAnsiTheme="minorHAnsi" w:cstheme="minorHAnsi"/>
          <w:bCs/>
          <w:i/>
          <w:iCs/>
          <w:sz w:val="20"/>
          <w:szCs w:val="20"/>
          <w:lang w:val="en-US"/>
        </w:rPr>
        <w:t>First Party</w:t>
      </w:r>
      <w:r w:rsidRPr="00CF3C55">
        <w:rPr>
          <w:rFonts w:asciiTheme="minorHAnsi" w:hAnsiTheme="minorHAnsi" w:cstheme="minorHAnsi"/>
          <w:bCs/>
          <w:sz w:val="20"/>
          <w:szCs w:val="20"/>
          <w:lang w:val="en-US"/>
        </w:rPr>
        <w:t>,</w:t>
      </w:r>
      <w:r w:rsidRPr="00CF3C55">
        <w:rPr>
          <w:rFonts w:asciiTheme="minorHAnsi" w:hAnsiTheme="minorHAnsi" w:cstheme="minorHAnsi"/>
          <w:bCs/>
          <w:sz w:val="20"/>
          <w:szCs w:val="20"/>
          <w:lang w:val="en-US"/>
        </w:rPr>
        <w:tab/>
      </w:r>
      <w:r w:rsidRPr="00CF3C55">
        <w:rPr>
          <w:rFonts w:asciiTheme="minorHAnsi" w:hAnsiTheme="minorHAnsi" w:cstheme="minorHAnsi"/>
          <w:bCs/>
          <w:sz w:val="20"/>
          <w:szCs w:val="20"/>
          <w:lang w:val="en-US"/>
        </w:rPr>
        <w:tab/>
      </w:r>
      <w:r w:rsidRPr="00CF3C55">
        <w:rPr>
          <w:rFonts w:asciiTheme="minorHAnsi" w:hAnsiTheme="minorHAnsi" w:cstheme="minorHAnsi"/>
          <w:bCs/>
          <w:sz w:val="20"/>
          <w:szCs w:val="20"/>
          <w:lang w:val="en-US"/>
        </w:rPr>
        <w:tab/>
      </w:r>
      <w:r w:rsidRPr="00CF3C55">
        <w:rPr>
          <w:rFonts w:asciiTheme="minorHAnsi" w:hAnsiTheme="minorHAnsi" w:cstheme="minorHAnsi"/>
          <w:bCs/>
          <w:sz w:val="20"/>
          <w:szCs w:val="20"/>
          <w:lang w:val="en-US"/>
        </w:rPr>
        <w:tab/>
      </w:r>
      <w:r w:rsidRPr="00CF3C55">
        <w:rPr>
          <w:rFonts w:asciiTheme="minorHAnsi" w:hAnsiTheme="minorHAnsi" w:cstheme="minorHAnsi"/>
          <w:bCs/>
          <w:sz w:val="20"/>
          <w:szCs w:val="20"/>
        </w:rPr>
        <w:tab/>
      </w:r>
      <w:r w:rsidRPr="00217B9D">
        <w:rPr>
          <w:rFonts w:asciiTheme="minorHAnsi" w:hAnsiTheme="minorHAnsi" w:cstheme="minorHAnsi"/>
          <w:bCs/>
          <w:sz w:val="20"/>
          <w:szCs w:val="20"/>
          <w:lang w:val="en-US"/>
        </w:rPr>
        <w:t>Pihak Kedua/</w:t>
      </w:r>
      <w:r w:rsidRPr="00217B9D">
        <w:rPr>
          <w:rFonts w:asciiTheme="minorHAnsi" w:hAnsiTheme="minorHAnsi" w:cstheme="minorHAnsi"/>
          <w:bCs/>
          <w:i/>
          <w:iCs/>
          <w:sz w:val="20"/>
          <w:szCs w:val="20"/>
          <w:lang w:val="en-US"/>
        </w:rPr>
        <w:t>Second Party</w:t>
      </w:r>
      <w:r w:rsidRPr="00217B9D">
        <w:rPr>
          <w:rFonts w:asciiTheme="minorHAnsi" w:hAnsiTheme="minorHAnsi" w:cstheme="minorHAnsi"/>
          <w:bCs/>
          <w:sz w:val="20"/>
          <w:szCs w:val="20"/>
          <w:lang w:val="en-US"/>
        </w:rPr>
        <w:t>,</w:t>
      </w:r>
    </w:p>
    <w:p w14:paraId="3E607354" w14:textId="1F70984D" w:rsidR="00375937" w:rsidRPr="003C4920" w:rsidRDefault="00375937" w:rsidP="00AE55A6">
      <w:pPr>
        <w:keepNext/>
        <w:ind w:right="6"/>
        <w:jc w:val="both"/>
        <w:rPr>
          <w:rFonts w:asciiTheme="minorHAnsi" w:hAnsiTheme="minorHAnsi" w:cstheme="minorHAnsi"/>
          <w:b/>
          <w:bCs/>
          <w:sz w:val="20"/>
          <w:szCs w:val="20"/>
          <w:lang w:val="en-US"/>
          <w:rPrChange w:id="49" w:author="Aryastro Divi Nugraha - Legal Siloam" w:date="2026-06-12T09:32:00Z" w16du:dateUtc="2026-06-12T02:32:00Z">
            <w:rPr>
              <w:rFonts w:asciiTheme="minorHAnsi" w:hAnsiTheme="minorHAnsi" w:cstheme="minorHAnsi"/>
              <w:b/>
              <w:bCs/>
              <w:sz w:val="20"/>
              <w:szCs w:val="20"/>
              <w:lang w:val="sv-SE"/>
            </w:rPr>
          </w:rPrChange>
        </w:rPr>
      </w:pPr>
      <w:r w:rsidRPr="003C4920">
        <w:rPr>
          <w:rFonts w:asciiTheme="minorHAnsi" w:hAnsiTheme="minorHAnsi" w:cstheme="minorHAnsi"/>
          <w:sz w:val="20"/>
          <w:szCs w:val="20"/>
          <w:lang w:val="en-US"/>
          <w:rPrChange w:id="50" w:author="Aryastro Divi Nugraha - Legal Siloam" w:date="2026-06-12T09:32:00Z" w16du:dateUtc="2026-06-12T02:32:00Z">
            <w:rPr>
              <w:rFonts w:asciiTheme="minorHAnsi" w:hAnsiTheme="minorHAnsi" w:cstheme="minorHAnsi"/>
              <w:sz w:val="20"/>
              <w:szCs w:val="20"/>
              <w:lang w:val="sv-SE"/>
            </w:rPr>
          </w:rPrChange>
        </w:rPr>
        <w:t>PT Siloam International Hospitals Tbk</w:t>
      </w:r>
      <w:r w:rsidRPr="003C4920">
        <w:rPr>
          <w:rFonts w:asciiTheme="minorHAnsi" w:hAnsiTheme="minorHAnsi" w:cstheme="minorHAnsi"/>
          <w:sz w:val="20"/>
          <w:szCs w:val="20"/>
          <w:lang w:val="en-US"/>
          <w:rPrChange w:id="51" w:author="Aryastro Divi Nugraha - Legal Siloam" w:date="2026-06-12T09:32:00Z" w16du:dateUtc="2026-06-12T02:32:00Z">
            <w:rPr>
              <w:rFonts w:asciiTheme="minorHAnsi" w:hAnsiTheme="minorHAnsi" w:cstheme="minorHAnsi"/>
              <w:sz w:val="20"/>
              <w:szCs w:val="20"/>
              <w:lang w:val="sv-SE"/>
            </w:rPr>
          </w:rPrChange>
        </w:rPr>
        <w:tab/>
      </w:r>
      <w:r w:rsidRPr="003C4920">
        <w:rPr>
          <w:rFonts w:asciiTheme="minorHAnsi" w:hAnsiTheme="minorHAnsi" w:cstheme="minorHAnsi"/>
          <w:sz w:val="20"/>
          <w:szCs w:val="20"/>
          <w:lang w:val="en-US"/>
          <w:rPrChange w:id="52" w:author="Aryastro Divi Nugraha - Legal Siloam" w:date="2026-06-12T09:32:00Z" w16du:dateUtc="2026-06-12T02:32:00Z">
            <w:rPr>
              <w:rFonts w:asciiTheme="minorHAnsi" w:hAnsiTheme="minorHAnsi" w:cstheme="minorHAnsi"/>
              <w:sz w:val="20"/>
              <w:szCs w:val="20"/>
              <w:lang w:val="sv-SE"/>
            </w:rPr>
          </w:rPrChange>
        </w:rPr>
        <w:tab/>
      </w:r>
      <w:r w:rsidRPr="003C4920">
        <w:rPr>
          <w:rFonts w:asciiTheme="minorHAnsi" w:hAnsiTheme="minorHAnsi" w:cstheme="minorHAnsi"/>
          <w:sz w:val="20"/>
          <w:szCs w:val="20"/>
          <w:lang w:val="en-US"/>
          <w:rPrChange w:id="53" w:author="Aryastro Divi Nugraha - Legal Siloam" w:date="2026-06-12T09:32:00Z" w16du:dateUtc="2026-06-12T02:32:00Z">
            <w:rPr>
              <w:rFonts w:asciiTheme="minorHAnsi" w:hAnsiTheme="minorHAnsi" w:cstheme="minorHAnsi"/>
              <w:sz w:val="20"/>
              <w:szCs w:val="20"/>
              <w:lang w:val="sv-SE"/>
            </w:rPr>
          </w:rPrChange>
        </w:rPr>
        <w:tab/>
      </w:r>
      <w:r w:rsidR="00AE55A6" w:rsidRPr="003C4920">
        <w:rPr>
          <w:rFonts w:asciiTheme="minorHAnsi" w:hAnsiTheme="minorHAnsi" w:cstheme="minorHAnsi"/>
          <w:sz w:val="20"/>
          <w:szCs w:val="20"/>
          <w:lang w:val="en-US"/>
          <w:rPrChange w:id="54" w:author="Aryastro Divi Nugraha - Legal Siloam" w:date="2026-06-12T09:32:00Z" w16du:dateUtc="2026-06-12T02:32:00Z">
            <w:rPr>
              <w:rFonts w:asciiTheme="minorHAnsi" w:hAnsiTheme="minorHAnsi" w:cstheme="minorHAnsi"/>
              <w:sz w:val="20"/>
              <w:szCs w:val="20"/>
              <w:lang w:val="sv-SE"/>
            </w:rPr>
          </w:rPrChange>
        </w:rPr>
        <w:t xml:space="preserve">PT </w:t>
      </w:r>
      <w:r w:rsidR="00E6555E" w:rsidRPr="003C4920">
        <w:rPr>
          <w:rFonts w:asciiTheme="minorHAnsi" w:hAnsiTheme="minorHAnsi" w:cstheme="minorHAnsi"/>
          <w:sz w:val="20"/>
          <w:szCs w:val="20"/>
          <w:lang w:val="en-US"/>
          <w:rPrChange w:id="55" w:author="Aryastro Divi Nugraha - Legal Siloam" w:date="2026-06-12T09:32:00Z" w16du:dateUtc="2026-06-12T02:32:00Z">
            <w:rPr>
              <w:rFonts w:asciiTheme="minorHAnsi" w:hAnsiTheme="minorHAnsi" w:cstheme="minorHAnsi"/>
              <w:sz w:val="20"/>
              <w:szCs w:val="20"/>
              <w:lang w:val="sv-SE"/>
            </w:rPr>
          </w:rPrChange>
        </w:rPr>
        <w:t>Caleb Technology</w:t>
      </w:r>
    </w:p>
    <w:p w14:paraId="05372248" w14:textId="117B9BD4" w:rsidR="00043A54" w:rsidRPr="006D0BD5" w:rsidRDefault="00375937" w:rsidP="00043A54">
      <w:pPr>
        <w:jc w:val="both"/>
        <w:rPr>
          <w:rFonts w:asciiTheme="minorHAnsi" w:hAnsiTheme="minorHAnsi" w:cstheme="minorHAnsi"/>
          <w:sz w:val="20"/>
          <w:szCs w:val="20"/>
          <w:lang w:val="sv-SE"/>
        </w:rPr>
      </w:pPr>
      <w:r w:rsidRPr="006D0BD5">
        <w:rPr>
          <w:rFonts w:asciiTheme="minorHAnsi" w:hAnsiTheme="minorHAnsi" w:cstheme="minorHAnsi"/>
          <w:sz w:val="20"/>
          <w:szCs w:val="20"/>
          <w:lang w:val="sv-SE"/>
        </w:rPr>
        <w:t>(</w:t>
      </w:r>
      <w:r w:rsidR="00217B9D" w:rsidRPr="006D0BD5">
        <w:rPr>
          <w:rFonts w:asciiTheme="minorHAnsi" w:hAnsiTheme="minorHAnsi" w:cstheme="minorHAnsi"/>
          <w:sz w:val="20"/>
          <w:szCs w:val="20"/>
          <w:lang w:val="sv-SE"/>
        </w:rPr>
        <w:t>Siloam Hospitals Makassar</w:t>
      </w:r>
      <w:r w:rsidRPr="006D0BD5">
        <w:rPr>
          <w:rFonts w:asciiTheme="minorHAnsi" w:hAnsiTheme="minorHAnsi" w:cstheme="minorHAnsi"/>
          <w:sz w:val="20"/>
          <w:szCs w:val="20"/>
          <w:lang w:val="sv-SE"/>
        </w:rPr>
        <w:t>)</w:t>
      </w:r>
      <w:r w:rsidR="00217B9D" w:rsidRPr="006D0BD5">
        <w:rPr>
          <w:rFonts w:asciiTheme="minorHAnsi" w:hAnsiTheme="minorHAnsi" w:cstheme="minorHAnsi"/>
          <w:sz w:val="20"/>
          <w:szCs w:val="20"/>
          <w:lang w:val="sv-SE"/>
        </w:rPr>
        <w:tab/>
      </w:r>
      <w:r w:rsidR="00217B9D" w:rsidRPr="006D0BD5">
        <w:rPr>
          <w:rFonts w:asciiTheme="minorHAnsi" w:hAnsiTheme="minorHAnsi" w:cstheme="minorHAnsi"/>
          <w:sz w:val="20"/>
          <w:szCs w:val="20"/>
          <w:lang w:val="sv-SE"/>
        </w:rPr>
        <w:tab/>
      </w:r>
      <w:r w:rsidR="00217B9D" w:rsidRPr="006D0BD5">
        <w:rPr>
          <w:rFonts w:asciiTheme="minorHAnsi" w:hAnsiTheme="minorHAnsi" w:cstheme="minorHAnsi"/>
          <w:sz w:val="20"/>
          <w:szCs w:val="20"/>
          <w:lang w:val="sv-SE"/>
        </w:rPr>
        <w:tab/>
      </w:r>
      <w:r w:rsidR="00217B9D" w:rsidRPr="006D0BD5">
        <w:rPr>
          <w:rFonts w:asciiTheme="minorHAnsi" w:hAnsiTheme="minorHAnsi" w:cstheme="minorHAnsi"/>
          <w:sz w:val="20"/>
          <w:szCs w:val="20"/>
          <w:lang w:val="sv-SE"/>
        </w:rPr>
        <w:tab/>
      </w:r>
      <w:r w:rsidR="00217B9D" w:rsidRPr="006D0BD5">
        <w:rPr>
          <w:rFonts w:asciiTheme="minorHAnsi" w:hAnsiTheme="minorHAnsi" w:cstheme="minorHAnsi"/>
          <w:sz w:val="20"/>
          <w:szCs w:val="20"/>
          <w:lang w:val="sv-SE"/>
        </w:rPr>
        <w:tab/>
      </w:r>
    </w:p>
    <w:p w14:paraId="1DECD041" w14:textId="77777777" w:rsidR="003D5F0B" w:rsidRPr="006D0BD5" w:rsidRDefault="003D5F0B" w:rsidP="00043A54">
      <w:pPr>
        <w:jc w:val="both"/>
        <w:rPr>
          <w:rFonts w:asciiTheme="minorHAnsi" w:hAnsiTheme="minorHAnsi" w:cstheme="minorHAnsi"/>
          <w:sz w:val="20"/>
          <w:szCs w:val="20"/>
          <w:lang w:val="sv-SE"/>
        </w:rPr>
      </w:pPr>
    </w:p>
    <w:p w14:paraId="28D71DF3" w14:textId="77777777" w:rsidR="00217B9D" w:rsidRPr="006D0BD5" w:rsidRDefault="00217B9D" w:rsidP="00043A54">
      <w:pPr>
        <w:jc w:val="both"/>
        <w:rPr>
          <w:rFonts w:asciiTheme="minorHAnsi" w:hAnsiTheme="minorHAnsi" w:cstheme="minorHAnsi"/>
          <w:sz w:val="20"/>
          <w:szCs w:val="20"/>
          <w:lang w:val="sv-SE"/>
        </w:rPr>
      </w:pPr>
    </w:p>
    <w:p w14:paraId="1F3C710A" w14:textId="77777777" w:rsidR="00217B9D" w:rsidRPr="006D0BD5" w:rsidRDefault="00217B9D" w:rsidP="00043A54">
      <w:pPr>
        <w:jc w:val="both"/>
        <w:rPr>
          <w:rFonts w:asciiTheme="minorHAnsi" w:hAnsiTheme="minorHAnsi" w:cstheme="minorHAnsi"/>
          <w:sz w:val="20"/>
          <w:szCs w:val="20"/>
          <w:lang w:val="sv-SE"/>
        </w:rPr>
      </w:pPr>
    </w:p>
    <w:p w14:paraId="022B4BDF" w14:textId="77777777" w:rsidR="00535C96" w:rsidRPr="006D0BD5" w:rsidRDefault="00535C96" w:rsidP="00043A54">
      <w:pPr>
        <w:jc w:val="both"/>
        <w:rPr>
          <w:rFonts w:asciiTheme="minorHAnsi" w:hAnsiTheme="minorHAnsi" w:cstheme="minorHAnsi"/>
          <w:sz w:val="20"/>
          <w:szCs w:val="20"/>
          <w:lang w:val="sv-SE"/>
        </w:rPr>
      </w:pPr>
    </w:p>
    <w:p w14:paraId="7F628734" w14:textId="77777777" w:rsidR="00217B9D" w:rsidRPr="006D0BD5" w:rsidRDefault="00217B9D" w:rsidP="00043A54">
      <w:pPr>
        <w:jc w:val="both"/>
        <w:rPr>
          <w:rFonts w:asciiTheme="minorHAnsi" w:hAnsiTheme="minorHAnsi" w:cstheme="minorHAnsi"/>
          <w:sz w:val="20"/>
          <w:szCs w:val="20"/>
          <w:lang w:val="sv-SE"/>
        </w:rPr>
      </w:pPr>
    </w:p>
    <w:p w14:paraId="433827A8" w14:textId="77777777" w:rsidR="004C329A" w:rsidRPr="006D0BD5" w:rsidRDefault="004C329A" w:rsidP="00043A54">
      <w:pPr>
        <w:jc w:val="both"/>
        <w:rPr>
          <w:rFonts w:asciiTheme="minorHAnsi" w:hAnsiTheme="minorHAnsi" w:cstheme="minorHAnsi"/>
          <w:sz w:val="20"/>
          <w:szCs w:val="20"/>
          <w:lang w:val="sv-SE"/>
        </w:rPr>
      </w:pPr>
    </w:p>
    <w:p w14:paraId="51378FF1" w14:textId="4E4291DB" w:rsidR="00043A54" w:rsidRPr="00AE55A6" w:rsidRDefault="00217B9D" w:rsidP="00043A54">
      <w:pPr>
        <w:jc w:val="both"/>
        <w:rPr>
          <w:rFonts w:asciiTheme="minorHAnsi" w:hAnsiTheme="minorHAnsi" w:cstheme="minorHAnsi"/>
          <w:b/>
          <w:bCs/>
          <w:sz w:val="20"/>
          <w:szCs w:val="20"/>
          <w:u w:val="single"/>
          <w:lang w:val="sv-SE"/>
        </w:rPr>
      </w:pPr>
      <w:r w:rsidRPr="00F65EA2">
        <w:rPr>
          <w:rFonts w:asciiTheme="minorHAnsi" w:hAnsiTheme="minorHAnsi" w:cstheme="minorHAnsi"/>
          <w:b/>
          <w:bCs/>
          <w:sz w:val="20"/>
          <w:szCs w:val="20"/>
          <w:u w:val="single"/>
          <w:lang w:val="sv-SE"/>
        </w:rPr>
        <w:t>dr. Niken Novitasari, MARS</w:t>
      </w:r>
      <w:r w:rsidR="00043A54" w:rsidRPr="00F65EA2">
        <w:rPr>
          <w:rFonts w:asciiTheme="minorHAnsi" w:hAnsiTheme="minorHAnsi" w:cstheme="minorHAnsi"/>
          <w:b/>
          <w:bCs/>
          <w:sz w:val="20"/>
          <w:szCs w:val="20"/>
          <w:lang w:val="sv-SE"/>
        </w:rPr>
        <w:tab/>
      </w:r>
      <w:r w:rsidR="00032E01" w:rsidRPr="00F65EA2">
        <w:rPr>
          <w:rFonts w:asciiTheme="minorHAnsi" w:hAnsiTheme="minorHAnsi" w:cstheme="minorHAnsi"/>
          <w:b/>
          <w:bCs/>
          <w:sz w:val="20"/>
          <w:szCs w:val="20"/>
          <w:lang w:val="sv-SE"/>
        </w:rPr>
        <w:t xml:space="preserve">                </w:t>
      </w:r>
      <w:r w:rsidR="00043A54" w:rsidRPr="00F65EA2">
        <w:rPr>
          <w:rFonts w:asciiTheme="minorHAnsi" w:hAnsiTheme="minorHAnsi" w:cstheme="minorHAnsi"/>
          <w:b/>
          <w:bCs/>
          <w:sz w:val="20"/>
          <w:szCs w:val="20"/>
          <w:lang w:val="sv-SE"/>
        </w:rPr>
        <w:tab/>
      </w:r>
      <w:r w:rsidR="00043A54" w:rsidRPr="00F65EA2">
        <w:rPr>
          <w:rFonts w:asciiTheme="minorHAnsi" w:hAnsiTheme="minorHAnsi" w:cstheme="minorHAnsi"/>
          <w:b/>
          <w:bCs/>
          <w:sz w:val="20"/>
          <w:szCs w:val="20"/>
          <w:lang w:val="sv-SE"/>
        </w:rPr>
        <w:tab/>
      </w:r>
      <w:r w:rsidR="00E6555E">
        <w:rPr>
          <w:rFonts w:asciiTheme="minorHAnsi" w:hAnsiTheme="minorHAnsi" w:cstheme="minorHAnsi"/>
          <w:b/>
          <w:bCs/>
          <w:sz w:val="20"/>
          <w:szCs w:val="20"/>
          <w:u w:val="single"/>
          <w:lang w:val="sv-SE"/>
        </w:rPr>
        <w:t>Gorga Simanullang</w:t>
      </w:r>
    </w:p>
    <w:p w14:paraId="68A2F6D8" w14:textId="36198D32" w:rsidR="005D6168" w:rsidRPr="00F65EA2" w:rsidRDefault="006D0BD5" w:rsidP="00605417">
      <w:pPr>
        <w:jc w:val="both"/>
        <w:rPr>
          <w:rFonts w:asciiTheme="minorHAnsi" w:hAnsiTheme="minorHAnsi" w:cstheme="minorHAnsi"/>
          <w:sz w:val="20"/>
          <w:szCs w:val="20"/>
          <w:lang w:val="sv-SE"/>
        </w:rPr>
      </w:pPr>
      <w:r w:rsidRPr="00F65EA2">
        <w:rPr>
          <w:rFonts w:asciiTheme="minorHAnsi" w:hAnsiTheme="minorHAnsi" w:cstheme="minorHAnsi"/>
          <w:sz w:val="20"/>
          <w:szCs w:val="20"/>
          <w:lang w:val="sv-SE"/>
        </w:rPr>
        <w:t>Direktur Rumah Sakit</w:t>
      </w:r>
      <w:r w:rsidR="00375937" w:rsidRPr="00F65EA2">
        <w:rPr>
          <w:rFonts w:asciiTheme="minorHAnsi" w:hAnsiTheme="minorHAnsi" w:cstheme="minorHAnsi"/>
          <w:sz w:val="20"/>
          <w:szCs w:val="20"/>
          <w:lang w:val="sv-SE"/>
        </w:rPr>
        <w:t>/ Kuasa Direksi</w:t>
      </w:r>
      <w:r w:rsidR="00BF6787" w:rsidRPr="00F65EA2">
        <w:rPr>
          <w:rFonts w:asciiTheme="minorHAnsi" w:hAnsiTheme="minorHAnsi" w:cstheme="minorHAnsi"/>
          <w:sz w:val="20"/>
          <w:szCs w:val="20"/>
          <w:lang w:val="sv-SE"/>
        </w:rPr>
        <w:t xml:space="preserve">                           </w:t>
      </w:r>
      <w:r w:rsidR="00043A54" w:rsidRPr="00F65EA2">
        <w:rPr>
          <w:rFonts w:asciiTheme="minorHAnsi" w:hAnsiTheme="minorHAnsi" w:cstheme="minorHAnsi"/>
          <w:sz w:val="20"/>
          <w:szCs w:val="20"/>
          <w:lang w:val="sv-SE"/>
        </w:rPr>
        <w:tab/>
      </w:r>
      <w:r w:rsidR="00043A54" w:rsidRPr="00F65EA2">
        <w:rPr>
          <w:rFonts w:asciiTheme="minorHAnsi" w:hAnsiTheme="minorHAnsi" w:cstheme="minorHAnsi"/>
          <w:sz w:val="20"/>
          <w:szCs w:val="20"/>
          <w:lang w:val="sv-SE"/>
        </w:rPr>
        <w:tab/>
      </w:r>
      <w:r w:rsidR="00DD50C8" w:rsidRPr="00F65EA2">
        <w:rPr>
          <w:rFonts w:asciiTheme="minorHAnsi" w:hAnsiTheme="minorHAnsi" w:cstheme="minorHAnsi"/>
          <w:sz w:val="20"/>
          <w:szCs w:val="20"/>
          <w:lang w:val="sv-SE"/>
        </w:rPr>
        <w:t xml:space="preserve">Direktur </w:t>
      </w:r>
    </w:p>
    <w:p w14:paraId="1B806FD3" w14:textId="39D59669" w:rsidR="006D0BD5" w:rsidRPr="003C4920" w:rsidRDefault="006D0BD5" w:rsidP="00605417">
      <w:pPr>
        <w:jc w:val="both"/>
        <w:rPr>
          <w:rFonts w:asciiTheme="minorHAnsi" w:hAnsiTheme="minorHAnsi" w:cstheme="minorHAnsi"/>
          <w:i/>
          <w:iCs/>
          <w:sz w:val="20"/>
          <w:szCs w:val="20"/>
          <w:lang w:val="en-US"/>
          <w:rPrChange w:id="56" w:author="Aryastro Divi Nugraha - Legal Siloam" w:date="2026-06-12T09:32:00Z" w16du:dateUtc="2026-06-12T02:32:00Z">
            <w:rPr>
              <w:rFonts w:asciiTheme="minorHAnsi" w:hAnsiTheme="minorHAnsi" w:cstheme="minorHAnsi"/>
              <w:i/>
              <w:iCs/>
              <w:sz w:val="20"/>
              <w:szCs w:val="20"/>
              <w:lang w:val="sv-SE"/>
            </w:rPr>
          </w:rPrChange>
        </w:rPr>
      </w:pPr>
      <w:r w:rsidRPr="003C4920">
        <w:rPr>
          <w:rFonts w:asciiTheme="minorHAnsi" w:hAnsiTheme="minorHAnsi" w:cstheme="minorHAnsi"/>
          <w:i/>
          <w:iCs/>
          <w:sz w:val="20"/>
          <w:szCs w:val="20"/>
          <w:lang w:val="en-US"/>
          <w:rPrChange w:id="57" w:author="Aryastro Divi Nugraha - Legal Siloam" w:date="2026-06-12T09:32:00Z" w16du:dateUtc="2026-06-12T02:32:00Z">
            <w:rPr>
              <w:rFonts w:asciiTheme="minorHAnsi" w:hAnsiTheme="minorHAnsi" w:cstheme="minorHAnsi"/>
              <w:i/>
              <w:iCs/>
              <w:sz w:val="20"/>
              <w:szCs w:val="20"/>
              <w:lang w:val="sv-SE"/>
            </w:rPr>
          </w:rPrChange>
        </w:rPr>
        <w:t>Hospital Director/ Proxy</w:t>
      </w:r>
      <w:r w:rsidRPr="003C4920">
        <w:rPr>
          <w:rFonts w:asciiTheme="minorHAnsi" w:hAnsiTheme="minorHAnsi" w:cstheme="minorHAnsi"/>
          <w:i/>
          <w:iCs/>
          <w:sz w:val="20"/>
          <w:szCs w:val="20"/>
          <w:lang w:val="en-US"/>
          <w:rPrChange w:id="58" w:author="Aryastro Divi Nugraha - Legal Siloam" w:date="2026-06-12T09:32:00Z" w16du:dateUtc="2026-06-12T02:32:00Z">
            <w:rPr>
              <w:rFonts w:asciiTheme="minorHAnsi" w:hAnsiTheme="minorHAnsi" w:cstheme="minorHAnsi"/>
              <w:i/>
              <w:iCs/>
              <w:sz w:val="20"/>
              <w:szCs w:val="20"/>
              <w:lang w:val="sv-SE"/>
            </w:rPr>
          </w:rPrChange>
        </w:rPr>
        <w:tab/>
      </w:r>
      <w:r w:rsidRPr="003C4920">
        <w:rPr>
          <w:rFonts w:asciiTheme="minorHAnsi" w:hAnsiTheme="minorHAnsi" w:cstheme="minorHAnsi"/>
          <w:i/>
          <w:iCs/>
          <w:sz w:val="20"/>
          <w:szCs w:val="20"/>
          <w:lang w:val="en-US"/>
          <w:rPrChange w:id="59" w:author="Aryastro Divi Nugraha - Legal Siloam" w:date="2026-06-12T09:32:00Z" w16du:dateUtc="2026-06-12T02:32:00Z">
            <w:rPr>
              <w:rFonts w:asciiTheme="minorHAnsi" w:hAnsiTheme="minorHAnsi" w:cstheme="minorHAnsi"/>
              <w:i/>
              <w:iCs/>
              <w:sz w:val="20"/>
              <w:szCs w:val="20"/>
              <w:lang w:val="sv-SE"/>
            </w:rPr>
          </w:rPrChange>
        </w:rPr>
        <w:tab/>
      </w:r>
      <w:r w:rsidRPr="003C4920">
        <w:rPr>
          <w:rFonts w:asciiTheme="minorHAnsi" w:hAnsiTheme="minorHAnsi" w:cstheme="minorHAnsi"/>
          <w:i/>
          <w:iCs/>
          <w:sz w:val="20"/>
          <w:szCs w:val="20"/>
          <w:lang w:val="en-US"/>
          <w:rPrChange w:id="60" w:author="Aryastro Divi Nugraha - Legal Siloam" w:date="2026-06-12T09:32:00Z" w16du:dateUtc="2026-06-12T02:32:00Z">
            <w:rPr>
              <w:rFonts w:asciiTheme="minorHAnsi" w:hAnsiTheme="minorHAnsi" w:cstheme="minorHAnsi"/>
              <w:i/>
              <w:iCs/>
              <w:sz w:val="20"/>
              <w:szCs w:val="20"/>
              <w:lang w:val="sv-SE"/>
            </w:rPr>
          </w:rPrChange>
        </w:rPr>
        <w:tab/>
      </w:r>
      <w:r w:rsidRPr="003C4920">
        <w:rPr>
          <w:rFonts w:asciiTheme="minorHAnsi" w:hAnsiTheme="minorHAnsi" w:cstheme="minorHAnsi"/>
          <w:i/>
          <w:iCs/>
          <w:sz w:val="20"/>
          <w:szCs w:val="20"/>
          <w:lang w:val="en-US"/>
          <w:rPrChange w:id="61" w:author="Aryastro Divi Nugraha - Legal Siloam" w:date="2026-06-12T09:32:00Z" w16du:dateUtc="2026-06-12T02:32:00Z">
            <w:rPr>
              <w:rFonts w:asciiTheme="minorHAnsi" w:hAnsiTheme="minorHAnsi" w:cstheme="minorHAnsi"/>
              <w:i/>
              <w:iCs/>
              <w:sz w:val="20"/>
              <w:szCs w:val="20"/>
              <w:lang w:val="sv-SE"/>
            </w:rPr>
          </w:rPrChange>
        </w:rPr>
        <w:tab/>
      </w:r>
      <w:r w:rsidRPr="003C4920">
        <w:rPr>
          <w:rFonts w:asciiTheme="minorHAnsi" w:hAnsiTheme="minorHAnsi" w:cstheme="minorHAnsi"/>
          <w:i/>
          <w:iCs/>
          <w:sz w:val="20"/>
          <w:szCs w:val="20"/>
          <w:lang w:val="en-US"/>
          <w:rPrChange w:id="62" w:author="Aryastro Divi Nugraha - Legal Siloam" w:date="2026-06-12T09:32:00Z" w16du:dateUtc="2026-06-12T02:32:00Z">
            <w:rPr>
              <w:rFonts w:asciiTheme="minorHAnsi" w:hAnsiTheme="minorHAnsi" w:cstheme="minorHAnsi"/>
              <w:i/>
              <w:iCs/>
              <w:sz w:val="20"/>
              <w:szCs w:val="20"/>
              <w:lang w:val="sv-SE"/>
            </w:rPr>
          </w:rPrChange>
        </w:rPr>
        <w:tab/>
        <w:t>Director</w:t>
      </w:r>
    </w:p>
    <w:p w14:paraId="2504D936" w14:textId="77777777" w:rsidR="006D0BD5" w:rsidRPr="003C4920" w:rsidRDefault="006D0BD5" w:rsidP="00605417">
      <w:pPr>
        <w:jc w:val="both"/>
        <w:rPr>
          <w:rFonts w:asciiTheme="minorHAnsi" w:hAnsiTheme="minorHAnsi" w:cstheme="minorHAnsi"/>
          <w:b/>
          <w:bCs/>
          <w:sz w:val="20"/>
          <w:szCs w:val="20"/>
          <w:lang w:val="en-US"/>
          <w:rPrChange w:id="63" w:author="Aryastro Divi Nugraha - Legal Siloam" w:date="2026-06-12T09:32:00Z" w16du:dateUtc="2026-06-12T02:32:00Z">
            <w:rPr>
              <w:rFonts w:asciiTheme="minorHAnsi" w:hAnsiTheme="minorHAnsi" w:cstheme="minorHAnsi"/>
              <w:b/>
              <w:bCs/>
              <w:sz w:val="20"/>
              <w:szCs w:val="20"/>
              <w:lang w:val="sv-SE"/>
            </w:rPr>
          </w:rPrChange>
        </w:rPr>
      </w:pPr>
    </w:p>
    <w:p w14:paraId="6F04DFE0" w14:textId="77777777" w:rsidR="00217B9D" w:rsidRPr="003C4920" w:rsidRDefault="00217B9D" w:rsidP="00043A54">
      <w:pPr>
        <w:jc w:val="center"/>
        <w:rPr>
          <w:rFonts w:asciiTheme="minorHAnsi" w:hAnsiTheme="minorHAnsi" w:cstheme="minorHAnsi"/>
          <w:b/>
          <w:bCs/>
          <w:sz w:val="20"/>
          <w:szCs w:val="20"/>
          <w:lang w:val="en-US"/>
          <w:rPrChange w:id="64" w:author="Aryastro Divi Nugraha - Legal Siloam" w:date="2026-06-12T09:32:00Z" w16du:dateUtc="2026-06-12T02:32:00Z">
            <w:rPr>
              <w:rFonts w:asciiTheme="minorHAnsi" w:hAnsiTheme="minorHAnsi" w:cstheme="minorHAnsi"/>
              <w:b/>
              <w:bCs/>
              <w:sz w:val="20"/>
              <w:szCs w:val="20"/>
              <w:lang w:val="sv-SE"/>
            </w:rPr>
          </w:rPrChange>
        </w:rPr>
      </w:pPr>
    </w:p>
    <w:p w14:paraId="04E7F31C" w14:textId="77777777" w:rsidR="00217B9D" w:rsidRPr="003C4920" w:rsidRDefault="00217B9D" w:rsidP="00043A54">
      <w:pPr>
        <w:jc w:val="center"/>
        <w:rPr>
          <w:rFonts w:asciiTheme="minorHAnsi" w:hAnsiTheme="minorHAnsi" w:cstheme="minorHAnsi"/>
          <w:b/>
          <w:bCs/>
          <w:sz w:val="20"/>
          <w:szCs w:val="20"/>
          <w:lang w:val="en-US"/>
          <w:rPrChange w:id="65" w:author="Aryastro Divi Nugraha - Legal Siloam" w:date="2026-06-12T09:32:00Z" w16du:dateUtc="2026-06-12T02:32:00Z">
            <w:rPr>
              <w:rFonts w:asciiTheme="minorHAnsi" w:hAnsiTheme="minorHAnsi" w:cstheme="minorHAnsi"/>
              <w:b/>
              <w:bCs/>
              <w:sz w:val="20"/>
              <w:szCs w:val="20"/>
              <w:lang w:val="sv-SE"/>
            </w:rPr>
          </w:rPrChange>
        </w:rPr>
      </w:pPr>
    </w:p>
    <w:p w14:paraId="5613E1C3" w14:textId="77777777" w:rsidR="00217B9D" w:rsidRPr="003C4920" w:rsidRDefault="00217B9D" w:rsidP="00043A54">
      <w:pPr>
        <w:jc w:val="center"/>
        <w:rPr>
          <w:rFonts w:asciiTheme="minorHAnsi" w:hAnsiTheme="minorHAnsi" w:cstheme="minorHAnsi"/>
          <w:b/>
          <w:bCs/>
          <w:sz w:val="20"/>
          <w:szCs w:val="20"/>
          <w:lang w:val="en-US"/>
          <w:rPrChange w:id="66" w:author="Aryastro Divi Nugraha - Legal Siloam" w:date="2026-06-12T09:32:00Z" w16du:dateUtc="2026-06-12T02:32:00Z">
            <w:rPr>
              <w:rFonts w:asciiTheme="minorHAnsi" w:hAnsiTheme="minorHAnsi" w:cstheme="minorHAnsi"/>
              <w:b/>
              <w:bCs/>
              <w:sz w:val="20"/>
              <w:szCs w:val="20"/>
              <w:lang w:val="sv-SE"/>
            </w:rPr>
          </w:rPrChange>
        </w:rPr>
      </w:pPr>
    </w:p>
    <w:p w14:paraId="5C43DBD1" w14:textId="77777777" w:rsidR="00217B9D" w:rsidRPr="003C4920" w:rsidRDefault="00217B9D" w:rsidP="00043A54">
      <w:pPr>
        <w:jc w:val="center"/>
        <w:rPr>
          <w:rFonts w:asciiTheme="minorHAnsi" w:hAnsiTheme="minorHAnsi" w:cstheme="minorHAnsi"/>
          <w:b/>
          <w:bCs/>
          <w:sz w:val="20"/>
          <w:szCs w:val="20"/>
          <w:lang w:val="en-US"/>
          <w:rPrChange w:id="67" w:author="Aryastro Divi Nugraha - Legal Siloam" w:date="2026-06-12T09:32:00Z" w16du:dateUtc="2026-06-12T02:32:00Z">
            <w:rPr>
              <w:rFonts w:asciiTheme="minorHAnsi" w:hAnsiTheme="minorHAnsi" w:cstheme="minorHAnsi"/>
              <w:b/>
              <w:bCs/>
              <w:sz w:val="20"/>
              <w:szCs w:val="20"/>
              <w:lang w:val="sv-SE"/>
            </w:rPr>
          </w:rPrChange>
        </w:rPr>
      </w:pPr>
    </w:p>
    <w:p w14:paraId="7B7335FF" w14:textId="77777777" w:rsidR="00217B9D" w:rsidRPr="003C4920" w:rsidRDefault="00217B9D" w:rsidP="00043A54">
      <w:pPr>
        <w:jc w:val="center"/>
        <w:rPr>
          <w:rFonts w:asciiTheme="minorHAnsi" w:hAnsiTheme="minorHAnsi" w:cstheme="minorHAnsi"/>
          <w:b/>
          <w:bCs/>
          <w:sz w:val="20"/>
          <w:szCs w:val="20"/>
          <w:lang w:val="en-US"/>
          <w:rPrChange w:id="68" w:author="Aryastro Divi Nugraha - Legal Siloam" w:date="2026-06-12T09:32:00Z" w16du:dateUtc="2026-06-12T02:32:00Z">
            <w:rPr>
              <w:rFonts w:asciiTheme="minorHAnsi" w:hAnsiTheme="minorHAnsi" w:cstheme="minorHAnsi"/>
              <w:b/>
              <w:bCs/>
              <w:sz w:val="20"/>
              <w:szCs w:val="20"/>
              <w:lang w:val="sv-SE"/>
            </w:rPr>
          </w:rPrChange>
        </w:rPr>
      </w:pPr>
    </w:p>
    <w:p w14:paraId="1BBAB7CA" w14:textId="77777777" w:rsidR="00217B9D" w:rsidRPr="003C4920" w:rsidRDefault="00217B9D" w:rsidP="00043A54">
      <w:pPr>
        <w:jc w:val="center"/>
        <w:rPr>
          <w:rFonts w:asciiTheme="minorHAnsi" w:hAnsiTheme="minorHAnsi" w:cstheme="minorHAnsi"/>
          <w:b/>
          <w:bCs/>
          <w:sz w:val="20"/>
          <w:szCs w:val="20"/>
          <w:lang w:val="en-US"/>
          <w:rPrChange w:id="69" w:author="Aryastro Divi Nugraha - Legal Siloam" w:date="2026-06-12T09:32:00Z" w16du:dateUtc="2026-06-12T02:32:00Z">
            <w:rPr>
              <w:rFonts w:asciiTheme="minorHAnsi" w:hAnsiTheme="minorHAnsi" w:cstheme="minorHAnsi"/>
              <w:b/>
              <w:bCs/>
              <w:sz w:val="20"/>
              <w:szCs w:val="20"/>
              <w:lang w:val="sv-SE"/>
            </w:rPr>
          </w:rPrChange>
        </w:rPr>
      </w:pPr>
    </w:p>
    <w:p w14:paraId="06C97CFF" w14:textId="77777777" w:rsidR="00217B9D" w:rsidRPr="003C4920" w:rsidRDefault="00217B9D" w:rsidP="00043A54">
      <w:pPr>
        <w:jc w:val="center"/>
        <w:rPr>
          <w:rFonts w:asciiTheme="minorHAnsi" w:hAnsiTheme="minorHAnsi" w:cstheme="minorHAnsi"/>
          <w:b/>
          <w:bCs/>
          <w:sz w:val="20"/>
          <w:szCs w:val="20"/>
          <w:lang w:val="en-US"/>
          <w:rPrChange w:id="70" w:author="Aryastro Divi Nugraha - Legal Siloam" w:date="2026-06-12T09:32:00Z" w16du:dateUtc="2026-06-12T02:32:00Z">
            <w:rPr>
              <w:rFonts w:asciiTheme="minorHAnsi" w:hAnsiTheme="minorHAnsi" w:cstheme="minorHAnsi"/>
              <w:b/>
              <w:bCs/>
              <w:sz w:val="20"/>
              <w:szCs w:val="20"/>
              <w:lang w:val="sv-SE"/>
            </w:rPr>
          </w:rPrChange>
        </w:rPr>
      </w:pPr>
    </w:p>
    <w:p w14:paraId="24C55FCE" w14:textId="77777777" w:rsidR="00217B9D" w:rsidRPr="003C4920" w:rsidRDefault="00217B9D" w:rsidP="00043A54">
      <w:pPr>
        <w:jc w:val="center"/>
        <w:rPr>
          <w:rFonts w:asciiTheme="minorHAnsi" w:hAnsiTheme="minorHAnsi" w:cstheme="minorHAnsi"/>
          <w:b/>
          <w:bCs/>
          <w:sz w:val="20"/>
          <w:szCs w:val="20"/>
          <w:lang w:val="en-US"/>
          <w:rPrChange w:id="71" w:author="Aryastro Divi Nugraha - Legal Siloam" w:date="2026-06-12T09:32:00Z" w16du:dateUtc="2026-06-12T02:32:00Z">
            <w:rPr>
              <w:rFonts w:asciiTheme="minorHAnsi" w:hAnsiTheme="minorHAnsi" w:cstheme="minorHAnsi"/>
              <w:b/>
              <w:bCs/>
              <w:sz w:val="20"/>
              <w:szCs w:val="20"/>
              <w:lang w:val="sv-SE"/>
            </w:rPr>
          </w:rPrChange>
        </w:rPr>
      </w:pPr>
    </w:p>
    <w:p w14:paraId="68BEEF37" w14:textId="77777777" w:rsidR="00217B9D" w:rsidRPr="003C4920" w:rsidRDefault="00217B9D" w:rsidP="00043A54">
      <w:pPr>
        <w:jc w:val="center"/>
        <w:rPr>
          <w:rFonts w:asciiTheme="minorHAnsi" w:hAnsiTheme="minorHAnsi" w:cstheme="minorHAnsi"/>
          <w:b/>
          <w:bCs/>
          <w:sz w:val="20"/>
          <w:szCs w:val="20"/>
          <w:lang w:val="en-US"/>
          <w:rPrChange w:id="72" w:author="Aryastro Divi Nugraha - Legal Siloam" w:date="2026-06-12T09:32:00Z" w16du:dateUtc="2026-06-12T02:32:00Z">
            <w:rPr>
              <w:rFonts w:asciiTheme="minorHAnsi" w:hAnsiTheme="minorHAnsi" w:cstheme="minorHAnsi"/>
              <w:b/>
              <w:bCs/>
              <w:sz w:val="20"/>
              <w:szCs w:val="20"/>
              <w:lang w:val="sv-SE"/>
            </w:rPr>
          </w:rPrChange>
        </w:rPr>
      </w:pPr>
    </w:p>
    <w:p w14:paraId="1BD266FA" w14:textId="77777777" w:rsidR="00217B9D" w:rsidRPr="003C4920" w:rsidRDefault="00217B9D" w:rsidP="00043A54">
      <w:pPr>
        <w:jc w:val="center"/>
        <w:rPr>
          <w:rFonts w:asciiTheme="minorHAnsi" w:hAnsiTheme="minorHAnsi" w:cstheme="minorHAnsi"/>
          <w:b/>
          <w:bCs/>
          <w:sz w:val="20"/>
          <w:szCs w:val="20"/>
          <w:lang w:val="en-US"/>
          <w:rPrChange w:id="73" w:author="Aryastro Divi Nugraha - Legal Siloam" w:date="2026-06-12T09:32:00Z" w16du:dateUtc="2026-06-12T02:32:00Z">
            <w:rPr>
              <w:rFonts w:asciiTheme="minorHAnsi" w:hAnsiTheme="minorHAnsi" w:cstheme="minorHAnsi"/>
              <w:b/>
              <w:bCs/>
              <w:sz w:val="20"/>
              <w:szCs w:val="20"/>
              <w:lang w:val="sv-SE"/>
            </w:rPr>
          </w:rPrChange>
        </w:rPr>
      </w:pPr>
    </w:p>
    <w:p w14:paraId="37947BB2" w14:textId="77777777" w:rsidR="00217B9D" w:rsidRPr="003C4920" w:rsidRDefault="00217B9D" w:rsidP="00043A54">
      <w:pPr>
        <w:jc w:val="center"/>
        <w:rPr>
          <w:rFonts w:asciiTheme="minorHAnsi" w:hAnsiTheme="minorHAnsi" w:cstheme="minorHAnsi"/>
          <w:b/>
          <w:bCs/>
          <w:sz w:val="20"/>
          <w:szCs w:val="20"/>
          <w:lang w:val="en-US"/>
          <w:rPrChange w:id="74" w:author="Aryastro Divi Nugraha - Legal Siloam" w:date="2026-06-12T09:32:00Z" w16du:dateUtc="2026-06-12T02:32:00Z">
            <w:rPr>
              <w:rFonts w:asciiTheme="minorHAnsi" w:hAnsiTheme="minorHAnsi" w:cstheme="minorHAnsi"/>
              <w:b/>
              <w:bCs/>
              <w:sz w:val="20"/>
              <w:szCs w:val="20"/>
              <w:lang w:val="sv-SE"/>
            </w:rPr>
          </w:rPrChange>
        </w:rPr>
      </w:pPr>
    </w:p>
    <w:p w14:paraId="5A371067" w14:textId="77777777" w:rsidR="00217B9D" w:rsidRPr="003C4920" w:rsidRDefault="00217B9D" w:rsidP="00043A54">
      <w:pPr>
        <w:jc w:val="center"/>
        <w:rPr>
          <w:rFonts w:asciiTheme="minorHAnsi" w:hAnsiTheme="minorHAnsi" w:cstheme="minorHAnsi"/>
          <w:b/>
          <w:bCs/>
          <w:sz w:val="20"/>
          <w:szCs w:val="20"/>
          <w:lang w:val="en-US"/>
          <w:rPrChange w:id="75" w:author="Aryastro Divi Nugraha - Legal Siloam" w:date="2026-06-12T09:32:00Z" w16du:dateUtc="2026-06-12T02:32:00Z">
            <w:rPr>
              <w:rFonts w:asciiTheme="minorHAnsi" w:hAnsiTheme="minorHAnsi" w:cstheme="minorHAnsi"/>
              <w:b/>
              <w:bCs/>
              <w:sz w:val="20"/>
              <w:szCs w:val="20"/>
              <w:lang w:val="sv-SE"/>
            </w:rPr>
          </w:rPrChange>
        </w:rPr>
      </w:pPr>
    </w:p>
    <w:p w14:paraId="12DD0F0C" w14:textId="77777777" w:rsidR="00217B9D" w:rsidRPr="003C4920" w:rsidRDefault="00217B9D" w:rsidP="00043A54">
      <w:pPr>
        <w:jc w:val="center"/>
        <w:rPr>
          <w:rFonts w:asciiTheme="minorHAnsi" w:hAnsiTheme="minorHAnsi" w:cstheme="minorHAnsi"/>
          <w:b/>
          <w:bCs/>
          <w:sz w:val="20"/>
          <w:szCs w:val="20"/>
          <w:lang w:val="en-US"/>
          <w:rPrChange w:id="76" w:author="Aryastro Divi Nugraha - Legal Siloam" w:date="2026-06-12T09:32:00Z" w16du:dateUtc="2026-06-12T02:32:00Z">
            <w:rPr>
              <w:rFonts w:asciiTheme="minorHAnsi" w:hAnsiTheme="minorHAnsi" w:cstheme="minorHAnsi"/>
              <w:b/>
              <w:bCs/>
              <w:sz w:val="20"/>
              <w:szCs w:val="20"/>
              <w:lang w:val="sv-SE"/>
            </w:rPr>
          </w:rPrChange>
        </w:rPr>
      </w:pPr>
    </w:p>
    <w:p w14:paraId="4E9DA2FF" w14:textId="77777777" w:rsidR="00217B9D" w:rsidRPr="003C4920" w:rsidRDefault="00217B9D" w:rsidP="00043A54">
      <w:pPr>
        <w:jc w:val="center"/>
        <w:rPr>
          <w:rFonts w:asciiTheme="minorHAnsi" w:hAnsiTheme="minorHAnsi" w:cstheme="minorHAnsi"/>
          <w:b/>
          <w:bCs/>
          <w:sz w:val="20"/>
          <w:szCs w:val="20"/>
          <w:lang w:val="en-US"/>
          <w:rPrChange w:id="77" w:author="Aryastro Divi Nugraha - Legal Siloam" w:date="2026-06-12T09:32:00Z" w16du:dateUtc="2026-06-12T02:32:00Z">
            <w:rPr>
              <w:rFonts w:asciiTheme="minorHAnsi" w:hAnsiTheme="minorHAnsi" w:cstheme="minorHAnsi"/>
              <w:b/>
              <w:bCs/>
              <w:sz w:val="20"/>
              <w:szCs w:val="20"/>
              <w:lang w:val="sv-SE"/>
            </w:rPr>
          </w:rPrChange>
        </w:rPr>
      </w:pPr>
    </w:p>
    <w:p w14:paraId="07FFEC4A" w14:textId="77777777" w:rsidR="00217B9D" w:rsidRPr="003C4920" w:rsidRDefault="00217B9D" w:rsidP="00043A54">
      <w:pPr>
        <w:jc w:val="center"/>
        <w:rPr>
          <w:rFonts w:asciiTheme="minorHAnsi" w:hAnsiTheme="minorHAnsi" w:cstheme="minorHAnsi"/>
          <w:b/>
          <w:bCs/>
          <w:sz w:val="20"/>
          <w:szCs w:val="20"/>
          <w:lang w:val="en-US"/>
          <w:rPrChange w:id="78" w:author="Aryastro Divi Nugraha - Legal Siloam" w:date="2026-06-12T09:32:00Z" w16du:dateUtc="2026-06-12T02:32:00Z">
            <w:rPr>
              <w:rFonts w:asciiTheme="minorHAnsi" w:hAnsiTheme="minorHAnsi" w:cstheme="minorHAnsi"/>
              <w:b/>
              <w:bCs/>
              <w:sz w:val="20"/>
              <w:szCs w:val="20"/>
              <w:lang w:val="sv-SE"/>
            </w:rPr>
          </w:rPrChange>
        </w:rPr>
      </w:pPr>
    </w:p>
    <w:p w14:paraId="4AE9A66F" w14:textId="77777777" w:rsidR="00217B9D" w:rsidRPr="003C4920" w:rsidRDefault="00217B9D" w:rsidP="00043A54">
      <w:pPr>
        <w:jc w:val="center"/>
        <w:rPr>
          <w:rFonts w:asciiTheme="minorHAnsi" w:hAnsiTheme="minorHAnsi" w:cstheme="minorHAnsi"/>
          <w:b/>
          <w:bCs/>
          <w:sz w:val="20"/>
          <w:szCs w:val="20"/>
          <w:lang w:val="en-US"/>
          <w:rPrChange w:id="79" w:author="Aryastro Divi Nugraha - Legal Siloam" w:date="2026-06-12T09:32:00Z" w16du:dateUtc="2026-06-12T02:32:00Z">
            <w:rPr>
              <w:rFonts w:asciiTheme="minorHAnsi" w:hAnsiTheme="minorHAnsi" w:cstheme="minorHAnsi"/>
              <w:b/>
              <w:bCs/>
              <w:sz w:val="20"/>
              <w:szCs w:val="20"/>
              <w:lang w:val="sv-SE"/>
            </w:rPr>
          </w:rPrChange>
        </w:rPr>
      </w:pPr>
    </w:p>
    <w:p w14:paraId="0157BF61" w14:textId="77777777" w:rsidR="00217B9D" w:rsidRPr="003C4920" w:rsidRDefault="00217B9D" w:rsidP="00043A54">
      <w:pPr>
        <w:jc w:val="center"/>
        <w:rPr>
          <w:rFonts w:asciiTheme="minorHAnsi" w:hAnsiTheme="minorHAnsi" w:cstheme="minorHAnsi"/>
          <w:b/>
          <w:bCs/>
          <w:sz w:val="20"/>
          <w:szCs w:val="20"/>
          <w:lang w:val="en-US"/>
          <w:rPrChange w:id="80" w:author="Aryastro Divi Nugraha - Legal Siloam" w:date="2026-06-12T09:32:00Z" w16du:dateUtc="2026-06-12T02:32:00Z">
            <w:rPr>
              <w:rFonts w:asciiTheme="minorHAnsi" w:hAnsiTheme="minorHAnsi" w:cstheme="minorHAnsi"/>
              <w:b/>
              <w:bCs/>
              <w:sz w:val="20"/>
              <w:szCs w:val="20"/>
              <w:lang w:val="sv-SE"/>
            </w:rPr>
          </w:rPrChange>
        </w:rPr>
      </w:pPr>
    </w:p>
    <w:p w14:paraId="566146B4" w14:textId="77777777" w:rsidR="00217B9D" w:rsidRPr="003C4920" w:rsidRDefault="00217B9D" w:rsidP="00043A54">
      <w:pPr>
        <w:jc w:val="center"/>
        <w:rPr>
          <w:rFonts w:asciiTheme="minorHAnsi" w:hAnsiTheme="minorHAnsi" w:cstheme="minorHAnsi"/>
          <w:b/>
          <w:bCs/>
          <w:sz w:val="20"/>
          <w:szCs w:val="20"/>
          <w:lang w:val="en-US"/>
          <w:rPrChange w:id="81" w:author="Aryastro Divi Nugraha - Legal Siloam" w:date="2026-06-12T09:32:00Z" w16du:dateUtc="2026-06-12T02:32:00Z">
            <w:rPr>
              <w:rFonts w:asciiTheme="minorHAnsi" w:hAnsiTheme="minorHAnsi" w:cstheme="minorHAnsi"/>
              <w:b/>
              <w:bCs/>
              <w:sz w:val="20"/>
              <w:szCs w:val="20"/>
              <w:lang w:val="sv-SE"/>
            </w:rPr>
          </w:rPrChange>
        </w:rPr>
      </w:pPr>
    </w:p>
    <w:p w14:paraId="3DF1C162" w14:textId="77777777" w:rsidR="00217B9D" w:rsidRPr="003C4920" w:rsidRDefault="00217B9D" w:rsidP="00043A54">
      <w:pPr>
        <w:jc w:val="center"/>
        <w:rPr>
          <w:rFonts w:asciiTheme="minorHAnsi" w:hAnsiTheme="minorHAnsi" w:cstheme="minorHAnsi"/>
          <w:b/>
          <w:bCs/>
          <w:sz w:val="20"/>
          <w:szCs w:val="20"/>
          <w:lang w:val="en-US"/>
          <w:rPrChange w:id="82" w:author="Aryastro Divi Nugraha - Legal Siloam" w:date="2026-06-12T09:32:00Z" w16du:dateUtc="2026-06-12T02:32:00Z">
            <w:rPr>
              <w:rFonts w:asciiTheme="minorHAnsi" w:hAnsiTheme="minorHAnsi" w:cstheme="minorHAnsi"/>
              <w:b/>
              <w:bCs/>
              <w:sz w:val="20"/>
              <w:szCs w:val="20"/>
              <w:lang w:val="sv-SE"/>
            </w:rPr>
          </w:rPrChange>
        </w:rPr>
      </w:pPr>
    </w:p>
    <w:p w14:paraId="2976FB11" w14:textId="77777777" w:rsidR="00217B9D" w:rsidRPr="003C4920" w:rsidRDefault="00217B9D" w:rsidP="00043A54">
      <w:pPr>
        <w:jc w:val="center"/>
        <w:rPr>
          <w:rFonts w:asciiTheme="minorHAnsi" w:hAnsiTheme="minorHAnsi" w:cstheme="minorHAnsi"/>
          <w:b/>
          <w:bCs/>
          <w:sz w:val="20"/>
          <w:szCs w:val="20"/>
          <w:lang w:val="en-US"/>
          <w:rPrChange w:id="83" w:author="Aryastro Divi Nugraha - Legal Siloam" w:date="2026-06-12T09:32:00Z" w16du:dateUtc="2026-06-12T02:32:00Z">
            <w:rPr>
              <w:rFonts w:asciiTheme="minorHAnsi" w:hAnsiTheme="minorHAnsi" w:cstheme="minorHAnsi"/>
              <w:b/>
              <w:bCs/>
              <w:sz w:val="20"/>
              <w:szCs w:val="20"/>
              <w:lang w:val="sv-SE"/>
            </w:rPr>
          </w:rPrChange>
        </w:rPr>
      </w:pPr>
    </w:p>
    <w:p w14:paraId="6195225E" w14:textId="77777777" w:rsidR="00217B9D" w:rsidRPr="003C4920" w:rsidRDefault="00217B9D" w:rsidP="00043A54">
      <w:pPr>
        <w:jc w:val="center"/>
        <w:rPr>
          <w:rFonts w:asciiTheme="minorHAnsi" w:hAnsiTheme="minorHAnsi" w:cstheme="minorHAnsi"/>
          <w:b/>
          <w:bCs/>
          <w:sz w:val="20"/>
          <w:szCs w:val="20"/>
          <w:lang w:val="en-US"/>
          <w:rPrChange w:id="84" w:author="Aryastro Divi Nugraha - Legal Siloam" w:date="2026-06-12T09:32:00Z" w16du:dateUtc="2026-06-12T02:32:00Z">
            <w:rPr>
              <w:rFonts w:asciiTheme="minorHAnsi" w:hAnsiTheme="minorHAnsi" w:cstheme="minorHAnsi"/>
              <w:b/>
              <w:bCs/>
              <w:sz w:val="20"/>
              <w:szCs w:val="20"/>
              <w:lang w:val="sv-SE"/>
            </w:rPr>
          </w:rPrChange>
        </w:rPr>
      </w:pPr>
    </w:p>
    <w:p w14:paraId="0C5361CE" w14:textId="77777777" w:rsidR="00217B9D" w:rsidRPr="003C4920" w:rsidRDefault="00217B9D" w:rsidP="00043A54">
      <w:pPr>
        <w:jc w:val="center"/>
        <w:rPr>
          <w:rFonts w:asciiTheme="minorHAnsi" w:hAnsiTheme="minorHAnsi" w:cstheme="minorHAnsi"/>
          <w:b/>
          <w:bCs/>
          <w:sz w:val="20"/>
          <w:szCs w:val="20"/>
          <w:lang w:val="en-US"/>
          <w:rPrChange w:id="85" w:author="Aryastro Divi Nugraha - Legal Siloam" w:date="2026-06-12T09:32:00Z" w16du:dateUtc="2026-06-12T02:32:00Z">
            <w:rPr>
              <w:rFonts w:asciiTheme="minorHAnsi" w:hAnsiTheme="minorHAnsi" w:cstheme="minorHAnsi"/>
              <w:b/>
              <w:bCs/>
              <w:sz w:val="20"/>
              <w:szCs w:val="20"/>
              <w:lang w:val="sv-SE"/>
            </w:rPr>
          </w:rPrChange>
        </w:rPr>
      </w:pPr>
    </w:p>
    <w:p w14:paraId="0F19E5CE" w14:textId="77777777" w:rsidR="00217B9D" w:rsidRPr="003C4920" w:rsidRDefault="00217B9D" w:rsidP="00043A54">
      <w:pPr>
        <w:jc w:val="center"/>
        <w:rPr>
          <w:rFonts w:asciiTheme="minorHAnsi" w:hAnsiTheme="minorHAnsi" w:cstheme="minorHAnsi"/>
          <w:b/>
          <w:bCs/>
          <w:sz w:val="20"/>
          <w:szCs w:val="20"/>
          <w:lang w:val="en-US"/>
          <w:rPrChange w:id="86" w:author="Aryastro Divi Nugraha - Legal Siloam" w:date="2026-06-12T09:32:00Z" w16du:dateUtc="2026-06-12T02:32:00Z">
            <w:rPr>
              <w:rFonts w:asciiTheme="minorHAnsi" w:hAnsiTheme="minorHAnsi" w:cstheme="minorHAnsi"/>
              <w:b/>
              <w:bCs/>
              <w:sz w:val="20"/>
              <w:szCs w:val="20"/>
              <w:lang w:val="sv-SE"/>
            </w:rPr>
          </w:rPrChange>
        </w:rPr>
      </w:pPr>
    </w:p>
    <w:p w14:paraId="44C833B4" w14:textId="77777777" w:rsidR="00217B9D" w:rsidRPr="003C4920" w:rsidRDefault="00217B9D" w:rsidP="00043A54">
      <w:pPr>
        <w:jc w:val="center"/>
        <w:rPr>
          <w:rFonts w:asciiTheme="minorHAnsi" w:hAnsiTheme="minorHAnsi" w:cstheme="minorHAnsi"/>
          <w:b/>
          <w:bCs/>
          <w:sz w:val="20"/>
          <w:szCs w:val="20"/>
          <w:lang w:val="en-US"/>
          <w:rPrChange w:id="87" w:author="Aryastro Divi Nugraha - Legal Siloam" w:date="2026-06-12T09:32:00Z" w16du:dateUtc="2026-06-12T02:32:00Z">
            <w:rPr>
              <w:rFonts w:asciiTheme="minorHAnsi" w:hAnsiTheme="minorHAnsi" w:cstheme="minorHAnsi"/>
              <w:b/>
              <w:bCs/>
              <w:sz w:val="20"/>
              <w:szCs w:val="20"/>
              <w:lang w:val="sv-SE"/>
            </w:rPr>
          </w:rPrChange>
        </w:rPr>
      </w:pPr>
    </w:p>
    <w:p w14:paraId="3B607601" w14:textId="77777777" w:rsidR="00217B9D" w:rsidRPr="003C4920" w:rsidRDefault="00217B9D" w:rsidP="00043A54">
      <w:pPr>
        <w:jc w:val="center"/>
        <w:rPr>
          <w:rFonts w:asciiTheme="minorHAnsi" w:hAnsiTheme="minorHAnsi" w:cstheme="minorHAnsi"/>
          <w:b/>
          <w:bCs/>
          <w:sz w:val="20"/>
          <w:szCs w:val="20"/>
          <w:lang w:val="en-US"/>
          <w:rPrChange w:id="88" w:author="Aryastro Divi Nugraha - Legal Siloam" w:date="2026-06-12T09:32:00Z" w16du:dateUtc="2026-06-12T02:32:00Z">
            <w:rPr>
              <w:rFonts w:asciiTheme="minorHAnsi" w:hAnsiTheme="minorHAnsi" w:cstheme="minorHAnsi"/>
              <w:b/>
              <w:bCs/>
              <w:sz w:val="20"/>
              <w:szCs w:val="20"/>
              <w:lang w:val="sv-SE"/>
            </w:rPr>
          </w:rPrChange>
        </w:rPr>
      </w:pPr>
    </w:p>
    <w:p w14:paraId="3E90EC94" w14:textId="77777777" w:rsidR="00217B9D" w:rsidRPr="003C4920" w:rsidRDefault="00217B9D" w:rsidP="00043A54">
      <w:pPr>
        <w:jc w:val="center"/>
        <w:rPr>
          <w:rFonts w:asciiTheme="minorHAnsi" w:hAnsiTheme="minorHAnsi" w:cstheme="minorHAnsi"/>
          <w:b/>
          <w:bCs/>
          <w:sz w:val="20"/>
          <w:szCs w:val="20"/>
          <w:lang w:val="en-US"/>
          <w:rPrChange w:id="89" w:author="Aryastro Divi Nugraha - Legal Siloam" w:date="2026-06-12T09:32:00Z" w16du:dateUtc="2026-06-12T02:32:00Z">
            <w:rPr>
              <w:rFonts w:asciiTheme="minorHAnsi" w:hAnsiTheme="minorHAnsi" w:cstheme="minorHAnsi"/>
              <w:b/>
              <w:bCs/>
              <w:sz w:val="20"/>
              <w:szCs w:val="20"/>
              <w:lang w:val="sv-SE"/>
            </w:rPr>
          </w:rPrChange>
        </w:rPr>
      </w:pPr>
    </w:p>
    <w:p w14:paraId="5A5A7516" w14:textId="77777777" w:rsidR="00217B9D" w:rsidRPr="003C4920" w:rsidRDefault="00217B9D" w:rsidP="00043A54">
      <w:pPr>
        <w:jc w:val="center"/>
        <w:rPr>
          <w:rFonts w:asciiTheme="minorHAnsi" w:hAnsiTheme="minorHAnsi" w:cstheme="minorHAnsi"/>
          <w:b/>
          <w:bCs/>
          <w:sz w:val="20"/>
          <w:szCs w:val="20"/>
          <w:lang w:val="en-US"/>
          <w:rPrChange w:id="90" w:author="Aryastro Divi Nugraha - Legal Siloam" w:date="2026-06-12T09:32:00Z" w16du:dateUtc="2026-06-12T02:32:00Z">
            <w:rPr>
              <w:rFonts w:asciiTheme="minorHAnsi" w:hAnsiTheme="minorHAnsi" w:cstheme="minorHAnsi"/>
              <w:b/>
              <w:bCs/>
              <w:sz w:val="20"/>
              <w:szCs w:val="20"/>
              <w:lang w:val="sv-SE"/>
            </w:rPr>
          </w:rPrChange>
        </w:rPr>
      </w:pPr>
    </w:p>
    <w:p w14:paraId="5A17493D" w14:textId="77777777" w:rsidR="00217B9D" w:rsidRPr="003C4920" w:rsidRDefault="00217B9D" w:rsidP="00043A54">
      <w:pPr>
        <w:jc w:val="center"/>
        <w:rPr>
          <w:rFonts w:asciiTheme="minorHAnsi" w:hAnsiTheme="minorHAnsi" w:cstheme="minorHAnsi"/>
          <w:b/>
          <w:bCs/>
          <w:sz w:val="20"/>
          <w:szCs w:val="20"/>
          <w:lang w:val="en-US"/>
          <w:rPrChange w:id="91" w:author="Aryastro Divi Nugraha - Legal Siloam" w:date="2026-06-12T09:32:00Z" w16du:dateUtc="2026-06-12T02:32:00Z">
            <w:rPr>
              <w:rFonts w:asciiTheme="minorHAnsi" w:hAnsiTheme="minorHAnsi" w:cstheme="minorHAnsi"/>
              <w:b/>
              <w:bCs/>
              <w:sz w:val="20"/>
              <w:szCs w:val="20"/>
              <w:lang w:val="sv-SE"/>
            </w:rPr>
          </w:rPrChange>
        </w:rPr>
      </w:pPr>
    </w:p>
    <w:p w14:paraId="1CB4489A" w14:textId="77777777" w:rsidR="00217B9D" w:rsidRPr="003C4920" w:rsidRDefault="00217B9D" w:rsidP="00043A54">
      <w:pPr>
        <w:jc w:val="center"/>
        <w:rPr>
          <w:rFonts w:asciiTheme="minorHAnsi" w:hAnsiTheme="minorHAnsi" w:cstheme="minorHAnsi"/>
          <w:b/>
          <w:bCs/>
          <w:sz w:val="20"/>
          <w:szCs w:val="20"/>
          <w:lang w:val="en-US"/>
          <w:rPrChange w:id="92" w:author="Aryastro Divi Nugraha - Legal Siloam" w:date="2026-06-12T09:32:00Z" w16du:dateUtc="2026-06-12T02:32:00Z">
            <w:rPr>
              <w:rFonts w:asciiTheme="minorHAnsi" w:hAnsiTheme="minorHAnsi" w:cstheme="minorHAnsi"/>
              <w:b/>
              <w:bCs/>
              <w:sz w:val="20"/>
              <w:szCs w:val="20"/>
              <w:lang w:val="sv-SE"/>
            </w:rPr>
          </w:rPrChange>
        </w:rPr>
      </w:pPr>
    </w:p>
    <w:p w14:paraId="235A7CE3" w14:textId="77777777" w:rsidR="00217B9D" w:rsidRPr="003C4920" w:rsidRDefault="00217B9D" w:rsidP="00043A54">
      <w:pPr>
        <w:jc w:val="center"/>
        <w:rPr>
          <w:rFonts w:asciiTheme="minorHAnsi" w:hAnsiTheme="minorHAnsi" w:cstheme="minorHAnsi"/>
          <w:b/>
          <w:bCs/>
          <w:sz w:val="20"/>
          <w:szCs w:val="20"/>
          <w:lang w:val="en-US"/>
          <w:rPrChange w:id="93" w:author="Aryastro Divi Nugraha - Legal Siloam" w:date="2026-06-12T09:32:00Z" w16du:dateUtc="2026-06-12T02:32:00Z">
            <w:rPr>
              <w:rFonts w:asciiTheme="minorHAnsi" w:hAnsiTheme="minorHAnsi" w:cstheme="minorHAnsi"/>
              <w:b/>
              <w:bCs/>
              <w:sz w:val="20"/>
              <w:szCs w:val="20"/>
              <w:lang w:val="sv-SE"/>
            </w:rPr>
          </w:rPrChange>
        </w:rPr>
      </w:pPr>
    </w:p>
    <w:p w14:paraId="02E70CCE" w14:textId="77777777" w:rsidR="00217B9D" w:rsidRPr="003C4920" w:rsidRDefault="00217B9D" w:rsidP="00043A54">
      <w:pPr>
        <w:jc w:val="center"/>
        <w:rPr>
          <w:rFonts w:asciiTheme="minorHAnsi" w:hAnsiTheme="minorHAnsi" w:cstheme="minorHAnsi"/>
          <w:b/>
          <w:bCs/>
          <w:sz w:val="20"/>
          <w:szCs w:val="20"/>
          <w:lang w:val="en-US"/>
          <w:rPrChange w:id="94" w:author="Aryastro Divi Nugraha - Legal Siloam" w:date="2026-06-12T09:32:00Z" w16du:dateUtc="2026-06-12T02:32:00Z">
            <w:rPr>
              <w:rFonts w:asciiTheme="minorHAnsi" w:hAnsiTheme="minorHAnsi" w:cstheme="minorHAnsi"/>
              <w:b/>
              <w:bCs/>
              <w:sz w:val="20"/>
              <w:szCs w:val="20"/>
              <w:lang w:val="sv-SE"/>
            </w:rPr>
          </w:rPrChange>
        </w:rPr>
      </w:pPr>
    </w:p>
    <w:p w14:paraId="428C7157" w14:textId="77777777" w:rsidR="00217B9D" w:rsidRPr="003C4920" w:rsidRDefault="00217B9D" w:rsidP="00043A54">
      <w:pPr>
        <w:jc w:val="center"/>
        <w:rPr>
          <w:rFonts w:asciiTheme="minorHAnsi" w:hAnsiTheme="minorHAnsi" w:cstheme="minorHAnsi"/>
          <w:b/>
          <w:bCs/>
          <w:sz w:val="20"/>
          <w:szCs w:val="20"/>
          <w:lang w:val="en-US"/>
          <w:rPrChange w:id="95" w:author="Aryastro Divi Nugraha - Legal Siloam" w:date="2026-06-12T09:32:00Z" w16du:dateUtc="2026-06-12T02:32:00Z">
            <w:rPr>
              <w:rFonts w:asciiTheme="minorHAnsi" w:hAnsiTheme="minorHAnsi" w:cstheme="minorHAnsi"/>
              <w:b/>
              <w:bCs/>
              <w:sz w:val="20"/>
              <w:szCs w:val="20"/>
              <w:lang w:val="sv-SE"/>
            </w:rPr>
          </w:rPrChange>
        </w:rPr>
      </w:pPr>
    </w:p>
    <w:p w14:paraId="06E6B9C0" w14:textId="77777777" w:rsidR="00217B9D" w:rsidRPr="003C4920" w:rsidRDefault="00217B9D" w:rsidP="00043A54">
      <w:pPr>
        <w:jc w:val="center"/>
        <w:rPr>
          <w:rFonts w:asciiTheme="minorHAnsi" w:hAnsiTheme="minorHAnsi" w:cstheme="minorHAnsi"/>
          <w:b/>
          <w:bCs/>
          <w:sz w:val="20"/>
          <w:szCs w:val="20"/>
          <w:lang w:val="en-US"/>
          <w:rPrChange w:id="96" w:author="Aryastro Divi Nugraha - Legal Siloam" w:date="2026-06-12T09:32:00Z" w16du:dateUtc="2026-06-12T02:32:00Z">
            <w:rPr>
              <w:rFonts w:asciiTheme="minorHAnsi" w:hAnsiTheme="minorHAnsi" w:cstheme="minorHAnsi"/>
              <w:b/>
              <w:bCs/>
              <w:sz w:val="20"/>
              <w:szCs w:val="20"/>
              <w:lang w:val="sv-SE"/>
            </w:rPr>
          </w:rPrChange>
        </w:rPr>
      </w:pPr>
    </w:p>
    <w:p w14:paraId="6891077C" w14:textId="77777777" w:rsidR="00217B9D" w:rsidRPr="003C4920" w:rsidRDefault="00217B9D" w:rsidP="00043A54">
      <w:pPr>
        <w:jc w:val="center"/>
        <w:rPr>
          <w:rFonts w:asciiTheme="minorHAnsi" w:hAnsiTheme="minorHAnsi" w:cstheme="minorHAnsi"/>
          <w:b/>
          <w:bCs/>
          <w:sz w:val="20"/>
          <w:szCs w:val="20"/>
          <w:lang w:val="en-US"/>
          <w:rPrChange w:id="97" w:author="Aryastro Divi Nugraha - Legal Siloam" w:date="2026-06-12T09:32:00Z" w16du:dateUtc="2026-06-12T02:32:00Z">
            <w:rPr>
              <w:rFonts w:asciiTheme="minorHAnsi" w:hAnsiTheme="minorHAnsi" w:cstheme="minorHAnsi"/>
              <w:b/>
              <w:bCs/>
              <w:sz w:val="20"/>
              <w:szCs w:val="20"/>
              <w:lang w:val="sv-SE"/>
            </w:rPr>
          </w:rPrChange>
        </w:rPr>
      </w:pPr>
    </w:p>
    <w:p w14:paraId="19820D5E" w14:textId="77777777" w:rsidR="00217B9D" w:rsidRPr="003C4920" w:rsidRDefault="00217B9D" w:rsidP="00E6555E">
      <w:pPr>
        <w:rPr>
          <w:rFonts w:asciiTheme="minorHAnsi" w:hAnsiTheme="minorHAnsi" w:cstheme="minorHAnsi"/>
          <w:b/>
          <w:bCs/>
          <w:sz w:val="20"/>
          <w:szCs w:val="20"/>
          <w:lang w:val="en-US"/>
          <w:rPrChange w:id="98" w:author="Aryastro Divi Nugraha - Legal Siloam" w:date="2026-06-12T09:32:00Z" w16du:dateUtc="2026-06-12T02:32:00Z">
            <w:rPr>
              <w:rFonts w:asciiTheme="minorHAnsi" w:hAnsiTheme="minorHAnsi" w:cstheme="minorHAnsi"/>
              <w:b/>
              <w:bCs/>
              <w:sz w:val="20"/>
              <w:szCs w:val="20"/>
              <w:lang w:val="sv-SE"/>
            </w:rPr>
          </w:rPrChange>
        </w:rPr>
      </w:pPr>
    </w:p>
    <w:p w14:paraId="09B0A3DC" w14:textId="77777777" w:rsidR="00E6555E" w:rsidRPr="003C4920" w:rsidRDefault="00E6555E" w:rsidP="00E6555E">
      <w:pPr>
        <w:rPr>
          <w:rFonts w:asciiTheme="minorHAnsi" w:hAnsiTheme="minorHAnsi" w:cstheme="minorHAnsi"/>
          <w:b/>
          <w:bCs/>
          <w:sz w:val="20"/>
          <w:szCs w:val="20"/>
          <w:lang w:val="en-US"/>
          <w:rPrChange w:id="99" w:author="Aryastro Divi Nugraha - Legal Siloam" w:date="2026-06-12T09:32:00Z" w16du:dateUtc="2026-06-12T02:32:00Z">
            <w:rPr>
              <w:rFonts w:asciiTheme="minorHAnsi" w:hAnsiTheme="minorHAnsi" w:cstheme="minorHAnsi"/>
              <w:b/>
              <w:bCs/>
              <w:sz w:val="20"/>
              <w:szCs w:val="20"/>
              <w:lang w:val="sv-SE"/>
            </w:rPr>
          </w:rPrChange>
        </w:rPr>
      </w:pPr>
    </w:p>
    <w:p w14:paraId="65423E35" w14:textId="77777777" w:rsidR="00D52C82" w:rsidRPr="003C4920" w:rsidRDefault="00D52C82" w:rsidP="00D52C82">
      <w:pPr>
        <w:rPr>
          <w:rFonts w:asciiTheme="minorHAnsi" w:hAnsiTheme="minorHAnsi" w:cstheme="minorHAnsi"/>
          <w:b/>
          <w:bCs/>
          <w:sz w:val="20"/>
          <w:szCs w:val="20"/>
          <w:lang w:val="en-US"/>
          <w:rPrChange w:id="100" w:author="Aryastro Divi Nugraha - Legal Siloam" w:date="2026-06-12T09:32:00Z" w16du:dateUtc="2026-06-12T02:32:00Z">
            <w:rPr>
              <w:rFonts w:asciiTheme="minorHAnsi" w:hAnsiTheme="minorHAnsi" w:cstheme="minorHAnsi"/>
              <w:b/>
              <w:bCs/>
              <w:sz w:val="20"/>
              <w:szCs w:val="20"/>
              <w:lang w:val="sv-SE"/>
            </w:rPr>
          </w:rPrChange>
        </w:rPr>
      </w:pPr>
    </w:p>
    <w:p w14:paraId="1197B06E" w14:textId="3014978E" w:rsidR="00043A54" w:rsidRPr="00CF3C55" w:rsidRDefault="00043A54" w:rsidP="00043A54">
      <w:pPr>
        <w:jc w:val="center"/>
        <w:rPr>
          <w:rFonts w:asciiTheme="minorHAnsi" w:hAnsiTheme="minorHAnsi" w:cstheme="minorHAnsi"/>
          <w:b/>
          <w:bCs/>
          <w:i/>
          <w:iCs/>
          <w:sz w:val="20"/>
          <w:szCs w:val="20"/>
          <w:lang w:val="en-US"/>
        </w:rPr>
      </w:pPr>
      <w:r w:rsidRPr="00CF3C55">
        <w:rPr>
          <w:rFonts w:asciiTheme="minorHAnsi" w:hAnsiTheme="minorHAnsi" w:cstheme="minorHAnsi"/>
          <w:b/>
          <w:bCs/>
          <w:sz w:val="20"/>
          <w:szCs w:val="20"/>
          <w:lang w:val="en-US"/>
        </w:rPr>
        <w:t xml:space="preserve">Lampiran I / </w:t>
      </w:r>
      <w:r w:rsidRPr="00CF3C55">
        <w:rPr>
          <w:rFonts w:asciiTheme="minorHAnsi" w:hAnsiTheme="minorHAnsi" w:cstheme="minorHAnsi"/>
          <w:b/>
          <w:bCs/>
          <w:i/>
          <w:iCs/>
          <w:sz w:val="20"/>
          <w:szCs w:val="20"/>
          <w:lang w:val="en-US"/>
        </w:rPr>
        <w:t>Appendix I</w:t>
      </w:r>
    </w:p>
    <w:p w14:paraId="03583518" w14:textId="77777777" w:rsidR="00043A54" w:rsidRPr="00CF3C55" w:rsidRDefault="00043A54" w:rsidP="00043A54">
      <w:pPr>
        <w:jc w:val="center"/>
        <w:rPr>
          <w:rFonts w:asciiTheme="minorHAnsi" w:hAnsiTheme="minorHAnsi" w:cstheme="minorHAnsi"/>
          <w:b/>
          <w:bCs/>
          <w:i/>
          <w:iCs/>
          <w:sz w:val="20"/>
          <w:szCs w:val="20"/>
          <w:lang w:val="en-US"/>
        </w:rPr>
      </w:pPr>
      <w:r w:rsidRPr="00CF3C55">
        <w:rPr>
          <w:rFonts w:asciiTheme="minorHAnsi" w:hAnsiTheme="minorHAnsi" w:cstheme="minorHAnsi"/>
          <w:b/>
          <w:bCs/>
          <w:sz w:val="20"/>
          <w:szCs w:val="20"/>
          <w:lang w:val="en-US"/>
        </w:rPr>
        <w:t xml:space="preserve">Ketentuan Umum / </w:t>
      </w:r>
      <w:r w:rsidRPr="00CF3C55">
        <w:rPr>
          <w:rFonts w:asciiTheme="minorHAnsi" w:hAnsiTheme="minorHAnsi" w:cstheme="minorHAnsi"/>
          <w:b/>
          <w:bCs/>
          <w:i/>
          <w:iCs/>
          <w:sz w:val="20"/>
          <w:szCs w:val="20"/>
          <w:lang w:val="en-US"/>
        </w:rPr>
        <w:t>General Provisions</w:t>
      </w:r>
    </w:p>
    <w:p w14:paraId="69F997FB" w14:textId="77777777" w:rsidR="00043A54" w:rsidRDefault="00043A54" w:rsidP="00043A54">
      <w:pPr>
        <w:jc w:val="center"/>
        <w:rPr>
          <w:rFonts w:asciiTheme="minorHAnsi" w:hAnsiTheme="minorHAnsi" w:cstheme="minorHAnsi"/>
          <w:b/>
          <w:bCs/>
          <w:sz w:val="20"/>
          <w:szCs w:val="20"/>
          <w:lang w:val="en-US"/>
        </w:rPr>
      </w:pPr>
    </w:p>
    <w:p w14:paraId="018536F4" w14:textId="77777777" w:rsidR="00217B9D" w:rsidRPr="00CF3C55" w:rsidRDefault="00217B9D" w:rsidP="00043A54">
      <w:pPr>
        <w:jc w:val="center"/>
        <w:rPr>
          <w:rFonts w:asciiTheme="minorHAnsi" w:hAnsiTheme="minorHAnsi" w:cstheme="minorHAnsi"/>
          <w:b/>
          <w:bCs/>
          <w:sz w:val="20"/>
          <w:szCs w:val="20"/>
          <w:lang w:val="en-US"/>
        </w:rPr>
      </w:pPr>
    </w:p>
    <w:tbl>
      <w:tblPr>
        <w:tblStyle w:val="TableGrid"/>
        <w:tblW w:w="0" w:type="auto"/>
        <w:tblLook w:val="04A0" w:firstRow="1" w:lastRow="0" w:firstColumn="1" w:lastColumn="0" w:noHBand="0" w:noVBand="1"/>
      </w:tblPr>
      <w:tblGrid>
        <w:gridCol w:w="4508"/>
        <w:gridCol w:w="4508"/>
      </w:tblGrid>
      <w:tr w:rsidR="00043A54" w:rsidRPr="00CF3C55" w14:paraId="48275D88" w14:textId="77777777" w:rsidTr="3D4BFCBB">
        <w:tc>
          <w:tcPr>
            <w:tcW w:w="4508" w:type="dxa"/>
          </w:tcPr>
          <w:p w14:paraId="27487637" w14:textId="77777777" w:rsidR="00043A54" w:rsidRPr="00CF3C55" w:rsidRDefault="00043A54" w:rsidP="00043A54">
            <w:pPr>
              <w:pStyle w:val="ListParagraph"/>
              <w:numPr>
                <w:ilvl w:val="0"/>
                <w:numId w:val="9"/>
              </w:numPr>
              <w:jc w:val="both"/>
              <w:rPr>
                <w:rFonts w:cstheme="minorHAnsi"/>
                <w:b/>
                <w:bCs/>
                <w:sz w:val="20"/>
                <w:szCs w:val="20"/>
                <w:lang w:val="en-US"/>
              </w:rPr>
            </w:pPr>
            <w:r w:rsidRPr="00CF3C55">
              <w:rPr>
                <w:rFonts w:cstheme="minorHAnsi"/>
                <w:b/>
                <w:bCs/>
                <w:sz w:val="20"/>
                <w:szCs w:val="20"/>
                <w:lang w:val="en-US"/>
              </w:rPr>
              <w:t>Definisi.</w:t>
            </w:r>
          </w:p>
          <w:p w14:paraId="6CE134B7" w14:textId="75EBB1C3" w:rsidR="00B105A7" w:rsidRPr="009D1DE3" w:rsidRDefault="00043A54" w:rsidP="009D1DE3">
            <w:pPr>
              <w:pStyle w:val="ListParagraph"/>
              <w:numPr>
                <w:ilvl w:val="0"/>
                <w:numId w:val="10"/>
              </w:numPr>
              <w:jc w:val="both"/>
              <w:rPr>
                <w:rFonts w:cstheme="minorHAnsi"/>
                <w:bCs/>
                <w:sz w:val="20"/>
                <w:szCs w:val="20"/>
                <w:lang w:val="en-US"/>
              </w:rPr>
            </w:pPr>
            <w:r w:rsidRPr="00CF3C55">
              <w:rPr>
                <w:rFonts w:cstheme="minorHAnsi"/>
                <w:bCs/>
                <w:sz w:val="20"/>
                <w:szCs w:val="20"/>
              </w:rPr>
              <w:t>“Alamat Korespondensi” adalah alamat</w:t>
            </w:r>
            <w:r w:rsidRPr="00CF3C55">
              <w:rPr>
                <w:rFonts w:cstheme="minorHAnsi"/>
                <w:bCs/>
                <w:sz w:val="20"/>
                <w:szCs w:val="20"/>
                <w:lang w:val="en-US"/>
              </w:rPr>
              <w:t xml:space="preserve"> korespondensi</w:t>
            </w:r>
            <w:r w:rsidRPr="00CF3C55">
              <w:rPr>
                <w:rFonts w:cstheme="minorHAnsi"/>
                <w:bCs/>
                <w:sz w:val="20"/>
                <w:szCs w:val="20"/>
              </w:rPr>
              <w:t xml:space="preserve"> dari Para Pihak (khusus yang dari Pihak Pertama bergantung pada Rumah Sakit di mana Pasien menerima Pelayanan Kesehatan) </w:t>
            </w:r>
            <w:r w:rsidRPr="00CF3C55">
              <w:rPr>
                <w:rFonts w:cstheme="minorHAnsi"/>
                <w:bCs/>
                <w:sz w:val="20"/>
                <w:szCs w:val="20"/>
              </w:rPr>
              <w:lastRenderedPageBreak/>
              <w:t xml:space="preserve">sebagaimana dimaksud dalam </w:t>
            </w:r>
            <w:r w:rsidRPr="00CF3C55">
              <w:rPr>
                <w:rFonts w:cstheme="minorHAnsi"/>
                <w:bCs/>
                <w:sz w:val="20"/>
                <w:szCs w:val="20"/>
                <w:lang w:val="en-US"/>
              </w:rPr>
              <w:t>Pasal 8</w:t>
            </w:r>
            <w:r w:rsidRPr="00CF3C55">
              <w:rPr>
                <w:rFonts w:cstheme="minorHAnsi"/>
                <w:bCs/>
                <w:sz w:val="20"/>
                <w:szCs w:val="20"/>
              </w:rPr>
              <w:t xml:space="preserve"> Perjanjian ini.</w:t>
            </w:r>
          </w:p>
          <w:p w14:paraId="038A4D1E" w14:textId="65931A5C" w:rsidR="00B105A7" w:rsidRPr="009D1DE3" w:rsidRDefault="00043A54" w:rsidP="009D1DE3">
            <w:pPr>
              <w:pStyle w:val="ListParagraph"/>
              <w:numPr>
                <w:ilvl w:val="0"/>
                <w:numId w:val="10"/>
              </w:numPr>
              <w:jc w:val="both"/>
            </w:pPr>
            <w:r w:rsidRPr="00CF3C55">
              <w:rPr>
                <w:rFonts w:cstheme="minorHAnsi"/>
                <w:bCs/>
                <w:sz w:val="20"/>
                <w:szCs w:val="20"/>
              </w:rPr>
              <w:t>“Batas Pemberitahuan” adalah batas waktu 1 x 24 (satu kali dua puluh empat) jam terhitung sejak Pasien mendaftarkan diri di Rumah Sakit</w:t>
            </w:r>
            <w:r w:rsidRPr="00CF3C55">
              <w:rPr>
                <w:rFonts w:cstheme="minorHAnsi"/>
                <w:bCs/>
                <w:sz w:val="20"/>
                <w:szCs w:val="20"/>
                <w:lang w:val="en-US"/>
              </w:rPr>
              <w:t xml:space="preserve"> bagi Pihak Pertama memberitahuan pendaftaran Pasien di Rumah Sakit kepada Pihak Kedua.</w:t>
            </w:r>
          </w:p>
          <w:p w14:paraId="1AA8AD64" w14:textId="576730D5" w:rsidR="00B105A7" w:rsidRPr="006D0BD5" w:rsidRDefault="00043A54" w:rsidP="009D1DE3">
            <w:pPr>
              <w:pStyle w:val="ListParagraph"/>
              <w:numPr>
                <w:ilvl w:val="0"/>
                <w:numId w:val="10"/>
              </w:numPr>
              <w:jc w:val="both"/>
              <w:rPr>
                <w:rFonts w:cstheme="minorHAnsi"/>
                <w:bCs/>
                <w:sz w:val="20"/>
                <w:szCs w:val="20"/>
              </w:rPr>
            </w:pPr>
            <w:r w:rsidRPr="00CF3C55">
              <w:rPr>
                <w:rFonts w:cstheme="minorHAnsi"/>
                <w:bCs/>
                <w:sz w:val="20"/>
                <w:szCs w:val="20"/>
              </w:rPr>
              <w:t>“Batas Penyerahan” adalah batas waktu 1 x 24 (satu kali dua puluh empat) jam terhitung sejak Pasien mendaftarkan diri di Rumah Sakit</w:t>
            </w:r>
            <w:r w:rsidRPr="006D0BD5">
              <w:rPr>
                <w:rFonts w:cstheme="minorHAnsi"/>
                <w:bCs/>
                <w:sz w:val="20"/>
                <w:szCs w:val="20"/>
              </w:rPr>
              <w:t xml:space="preserve"> bagi Pihak Kedua memberikan Surat Jaminan atau Konfirmasi Validitas.</w:t>
            </w:r>
          </w:p>
          <w:p w14:paraId="191AFB7C" w14:textId="41ABED3E" w:rsidR="00B105A7" w:rsidRPr="009D1DE3" w:rsidRDefault="00043A54" w:rsidP="009D1DE3">
            <w:pPr>
              <w:pStyle w:val="ListParagraph"/>
              <w:numPr>
                <w:ilvl w:val="0"/>
                <w:numId w:val="10"/>
              </w:numPr>
              <w:jc w:val="both"/>
            </w:pPr>
            <w:r w:rsidRPr="00CF3C55">
              <w:rPr>
                <w:rFonts w:cstheme="minorHAnsi"/>
                <w:bCs/>
                <w:sz w:val="20"/>
                <w:szCs w:val="20"/>
              </w:rPr>
              <w:t>“Denda” adalah denda 1</w:t>
            </w:r>
            <w:r w:rsidRPr="00CF3C55">
              <w:rPr>
                <w:rFonts w:cstheme="minorHAnsi"/>
                <w:bCs/>
                <w:sz w:val="20"/>
                <w:szCs w:val="20"/>
                <w:vertAlign w:val="superscript"/>
              </w:rPr>
              <w:t>o</w:t>
            </w:r>
            <w:r w:rsidRPr="00CF3C55">
              <w:rPr>
                <w:rFonts w:cstheme="minorHAnsi"/>
                <w:bCs/>
                <w:sz w:val="20"/>
                <w:szCs w:val="20"/>
              </w:rPr>
              <w:t>/</w:t>
            </w:r>
            <w:r w:rsidRPr="00CF3C55">
              <w:rPr>
                <w:rFonts w:cstheme="minorHAnsi"/>
                <w:bCs/>
                <w:sz w:val="20"/>
                <w:szCs w:val="20"/>
                <w:vertAlign w:val="subscript"/>
              </w:rPr>
              <w:t>oo</w:t>
            </w:r>
            <w:r w:rsidRPr="00CF3C55">
              <w:rPr>
                <w:rFonts w:cstheme="minorHAnsi"/>
                <w:bCs/>
                <w:sz w:val="20"/>
                <w:szCs w:val="20"/>
              </w:rPr>
              <w:t xml:space="preserve"> (satu permil) dari </w:t>
            </w:r>
            <w:r w:rsidRPr="006D0BD5">
              <w:rPr>
                <w:rFonts w:cstheme="minorHAnsi"/>
                <w:bCs/>
                <w:sz w:val="20"/>
                <w:szCs w:val="20"/>
              </w:rPr>
              <w:t>total tagihan Pelayanan Kesehatan yang diajukan oleh Pihak Pertama kepada Pihak Kedua.</w:t>
            </w:r>
          </w:p>
          <w:p w14:paraId="208A4094" w14:textId="7BB94886" w:rsidR="00B105A7" w:rsidRPr="006D0BD5" w:rsidRDefault="00043A54" w:rsidP="009D1DE3">
            <w:pPr>
              <w:pStyle w:val="ListParagraph"/>
              <w:numPr>
                <w:ilvl w:val="0"/>
                <w:numId w:val="10"/>
              </w:numPr>
              <w:jc w:val="both"/>
              <w:rPr>
                <w:rFonts w:cstheme="minorHAnsi"/>
                <w:bCs/>
                <w:sz w:val="20"/>
                <w:szCs w:val="20"/>
              </w:rPr>
            </w:pPr>
            <w:r w:rsidRPr="00CF3C55">
              <w:rPr>
                <w:rFonts w:cstheme="minorHAnsi"/>
                <w:bCs/>
                <w:sz w:val="20"/>
                <w:szCs w:val="20"/>
              </w:rPr>
              <w:t xml:space="preserve">“Denda Maksimum” adalah Denda yang berjumlah hingga 5% (lima persen) dari </w:t>
            </w:r>
            <w:r w:rsidRPr="006D0BD5">
              <w:rPr>
                <w:rFonts w:cstheme="minorHAnsi"/>
                <w:bCs/>
                <w:sz w:val="20"/>
                <w:szCs w:val="20"/>
              </w:rPr>
              <w:t>total tagihan Pelayanan Kesehatan yang diajukan oleh Pihak Pertama kepada Pihak Kedua.</w:t>
            </w:r>
          </w:p>
          <w:p w14:paraId="056F311C" w14:textId="0E203731" w:rsidR="00B105A7" w:rsidRPr="006D0BD5" w:rsidRDefault="00043A54" w:rsidP="009D1DE3">
            <w:pPr>
              <w:pStyle w:val="ListParagraph"/>
              <w:numPr>
                <w:ilvl w:val="0"/>
                <w:numId w:val="10"/>
              </w:numPr>
              <w:jc w:val="both"/>
              <w:rPr>
                <w:rFonts w:cstheme="minorHAnsi"/>
                <w:bCs/>
                <w:sz w:val="20"/>
                <w:szCs w:val="20"/>
              </w:rPr>
            </w:pPr>
            <w:r w:rsidRPr="00CF3C55">
              <w:rPr>
                <w:rFonts w:cstheme="minorHAnsi"/>
                <w:bCs/>
                <w:sz w:val="20"/>
                <w:szCs w:val="20"/>
              </w:rPr>
              <w:t>“Dokumen Tagihan” adalah asli tagihan Pelayanan Kesehatan yang dibubuhi cap/stempel perusahaan Pihak Pertama dan dilengkapi dengan (a) asli kwitansi bermeterai cukup; (b) fotokopi Kartu Pasien dan Tanda Bukti Diri; (c) fotokopi Surat Jaminan; (d) resume Rekam Medis</w:t>
            </w:r>
            <w:r w:rsidRPr="006D0BD5">
              <w:rPr>
                <w:rFonts w:cstheme="minorHAnsi"/>
                <w:bCs/>
                <w:sz w:val="20"/>
                <w:szCs w:val="20"/>
              </w:rPr>
              <w:t>/hasil Pelayanan MCU/hasil Pemeriksaan Covid</w:t>
            </w:r>
            <w:r w:rsidRPr="00CF3C55">
              <w:rPr>
                <w:rFonts w:cstheme="minorHAnsi"/>
                <w:bCs/>
                <w:sz w:val="20"/>
                <w:szCs w:val="20"/>
              </w:rPr>
              <w:t xml:space="preserve"> Pasien.</w:t>
            </w:r>
          </w:p>
          <w:p w14:paraId="3F09EAE0" w14:textId="4ACC53F1" w:rsidR="00B105A7" w:rsidRPr="009D1DE3" w:rsidRDefault="00043A54" w:rsidP="009D1DE3">
            <w:pPr>
              <w:pStyle w:val="ListParagraph"/>
              <w:numPr>
                <w:ilvl w:val="0"/>
                <w:numId w:val="10"/>
              </w:numPr>
              <w:jc w:val="both"/>
            </w:pPr>
            <w:bookmarkStart w:id="101" w:name="_Hlk85813575"/>
            <w:r w:rsidRPr="006D0BD5">
              <w:rPr>
                <w:rFonts w:cstheme="minorHAnsi"/>
                <w:bCs/>
                <w:sz w:val="20"/>
                <w:szCs w:val="20"/>
              </w:rPr>
              <w:t xml:space="preserve">“Informasi Rahasia” adalah setiap dan </w:t>
            </w:r>
            <w:r w:rsidRPr="00CF3C55">
              <w:rPr>
                <w:rFonts w:cstheme="minorHAnsi"/>
                <w:bCs/>
                <w:sz w:val="20"/>
                <w:szCs w:val="20"/>
              </w:rPr>
              <w:t>se</w:t>
            </w:r>
            <w:r w:rsidRPr="006D0BD5">
              <w:rPr>
                <w:rFonts w:cstheme="minorHAnsi"/>
                <w:bCs/>
                <w:sz w:val="20"/>
                <w:szCs w:val="20"/>
              </w:rPr>
              <w:t>l</w:t>
            </w:r>
            <w:r w:rsidRPr="00CF3C55">
              <w:rPr>
                <w:rFonts w:cstheme="minorHAnsi"/>
                <w:bCs/>
                <w:sz w:val="20"/>
                <w:szCs w:val="20"/>
              </w:rPr>
              <w:t>u</w:t>
            </w:r>
            <w:r w:rsidRPr="006D0BD5">
              <w:rPr>
                <w:rFonts w:cstheme="minorHAnsi"/>
                <w:bCs/>
                <w:sz w:val="20"/>
                <w:szCs w:val="20"/>
              </w:rPr>
              <w:t>ruh</w:t>
            </w:r>
            <w:r w:rsidRPr="00CF3C55">
              <w:rPr>
                <w:rFonts w:cstheme="minorHAnsi"/>
                <w:bCs/>
                <w:sz w:val="20"/>
                <w:szCs w:val="20"/>
              </w:rPr>
              <w:t xml:space="preserve"> </w:t>
            </w:r>
            <w:r w:rsidRPr="006D0BD5">
              <w:rPr>
                <w:rFonts w:cstheme="minorHAnsi"/>
                <w:bCs/>
                <w:sz w:val="20"/>
                <w:szCs w:val="20"/>
              </w:rPr>
              <w:t xml:space="preserve">data dan </w:t>
            </w:r>
            <w:r w:rsidRPr="00CF3C55">
              <w:rPr>
                <w:rFonts w:cstheme="minorHAnsi"/>
                <w:bCs/>
                <w:sz w:val="20"/>
                <w:szCs w:val="20"/>
              </w:rPr>
              <w:t>informasi</w:t>
            </w:r>
            <w:r w:rsidRPr="006D0BD5">
              <w:rPr>
                <w:rFonts w:cstheme="minorHAnsi"/>
                <w:bCs/>
                <w:sz w:val="20"/>
                <w:szCs w:val="20"/>
              </w:rPr>
              <w:t xml:space="preserve"> yang meliputi tapi tidak terbatas pada: (i) </w:t>
            </w:r>
            <w:r w:rsidRPr="00CF3C55">
              <w:rPr>
                <w:rFonts w:cstheme="minorHAnsi"/>
                <w:sz w:val="20"/>
                <w:szCs w:val="20"/>
                <w:lang w:val="fr-FR"/>
              </w:rPr>
              <w:t>Syarat</w:t>
            </w:r>
            <w:r w:rsidRPr="00CF3C55">
              <w:rPr>
                <w:rFonts w:cstheme="minorHAnsi"/>
                <w:bCs/>
                <w:sz w:val="20"/>
                <w:szCs w:val="20"/>
              </w:rPr>
              <w:t xml:space="preserve"> dan </w:t>
            </w:r>
            <w:r w:rsidRPr="006D0BD5">
              <w:rPr>
                <w:rFonts w:cstheme="minorHAnsi"/>
                <w:bCs/>
                <w:sz w:val="20"/>
                <w:szCs w:val="20"/>
              </w:rPr>
              <w:t xml:space="preserve">ketentuan </w:t>
            </w:r>
            <w:r w:rsidRPr="00CF3C55">
              <w:rPr>
                <w:rFonts w:cstheme="minorHAnsi"/>
                <w:bCs/>
                <w:sz w:val="20"/>
                <w:szCs w:val="20"/>
              </w:rPr>
              <w:t>da</w:t>
            </w:r>
            <w:r w:rsidRPr="006D0BD5">
              <w:rPr>
                <w:rFonts w:cstheme="minorHAnsi"/>
                <w:bCs/>
                <w:sz w:val="20"/>
                <w:szCs w:val="20"/>
              </w:rPr>
              <w:t>ri</w:t>
            </w:r>
            <w:r w:rsidRPr="00CF3C55">
              <w:rPr>
                <w:rFonts w:cstheme="minorHAnsi"/>
                <w:bCs/>
                <w:sz w:val="20"/>
                <w:szCs w:val="20"/>
              </w:rPr>
              <w:t xml:space="preserve"> Perjanjian ini</w:t>
            </w:r>
            <w:r w:rsidRPr="006D0BD5">
              <w:rPr>
                <w:rFonts w:cstheme="minorHAnsi"/>
                <w:bCs/>
                <w:sz w:val="20"/>
                <w:szCs w:val="20"/>
              </w:rPr>
              <w:t xml:space="preserve"> termasuk tapi tidak terbatas pada data yang terkait dengan Rumah Sakit dan Rekam Medis; (ii) </w:t>
            </w:r>
            <w:r w:rsidRPr="00CF3C55">
              <w:rPr>
                <w:rFonts w:cstheme="minorHAnsi"/>
                <w:sz w:val="20"/>
                <w:szCs w:val="20"/>
                <w:lang w:val="fr-FR"/>
              </w:rPr>
              <w:t>Informasi yang bersifat rahasia dari masing-masing Pihak dan/atau pihak afiliasinya berdasarkan peraturan yang berlaku berkenaan dengan lingkup operasional, non-operasional, bisnis dan keuangan dari Rumah Sakit atau masing-masing Pihak dan/atau pihak afiliasinya dalam arti seluasnya; dan (iii) Informasi yang tidak lazim untuk diketahui oleh publik yang dapat mengakibatkan kerugian moral maupun material bagi Pihak tersebut dan/atau pihak afiliasinya</w:t>
            </w:r>
            <w:bookmarkEnd w:id="101"/>
            <w:r w:rsidRPr="00CF3C55">
              <w:rPr>
                <w:rFonts w:cstheme="minorHAnsi"/>
                <w:sz w:val="20"/>
                <w:szCs w:val="20"/>
                <w:lang w:val="fr-FR"/>
              </w:rPr>
              <w:t>.</w:t>
            </w:r>
          </w:p>
          <w:p w14:paraId="68810947" w14:textId="445470B2" w:rsidR="00B105A7" w:rsidRPr="009D1DE3" w:rsidRDefault="00043A54" w:rsidP="009D1DE3">
            <w:pPr>
              <w:pStyle w:val="ListParagraph"/>
              <w:numPr>
                <w:ilvl w:val="0"/>
                <w:numId w:val="10"/>
              </w:numPr>
              <w:jc w:val="both"/>
              <w:rPr>
                <w:rFonts w:cstheme="minorHAnsi"/>
                <w:bCs/>
                <w:sz w:val="20"/>
                <w:szCs w:val="20"/>
              </w:rPr>
            </w:pPr>
            <w:r w:rsidRPr="00CF3C55">
              <w:rPr>
                <w:rFonts w:cstheme="minorHAnsi"/>
                <w:bCs/>
                <w:sz w:val="20"/>
                <w:szCs w:val="20"/>
                <w:lang w:val="fr-FR"/>
              </w:rPr>
              <w:t xml:space="preserve">“Kartu Pasien” adalah kartu yang diterbitkan oleh </w:t>
            </w:r>
            <w:r w:rsidRPr="00CF3C55">
              <w:rPr>
                <w:rFonts w:cstheme="minorHAnsi"/>
                <w:bCs/>
                <w:sz w:val="20"/>
                <w:szCs w:val="20"/>
              </w:rPr>
              <w:t>P</w:t>
            </w:r>
            <w:r w:rsidRPr="00CF3C55">
              <w:rPr>
                <w:rFonts w:cstheme="minorHAnsi"/>
                <w:bCs/>
                <w:sz w:val="20"/>
                <w:szCs w:val="20"/>
                <w:lang w:val="fr-FR"/>
              </w:rPr>
              <w:t>ihak Kedua</w:t>
            </w:r>
            <w:r w:rsidRPr="00CF3C55">
              <w:rPr>
                <w:rFonts w:cstheme="minorHAnsi"/>
                <w:bCs/>
                <w:sz w:val="20"/>
                <w:szCs w:val="20"/>
              </w:rPr>
              <w:t xml:space="preserve"> </w:t>
            </w:r>
            <w:r w:rsidRPr="00CF3C55">
              <w:rPr>
                <w:rFonts w:cstheme="minorHAnsi"/>
                <w:bCs/>
                <w:sz w:val="20"/>
                <w:szCs w:val="20"/>
                <w:lang w:val="fr-FR"/>
              </w:rPr>
              <w:t>dengan contoh sebagaimana dimaksud dalam Lampiran I</w:t>
            </w:r>
            <w:r w:rsidR="007B5263">
              <w:rPr>
                <w:rFonts w:cstheme="minorHAnsi"/>
                <w:bCs/>
                <w:sz w:val="20"/>
                <w:szCs w:val="20"/>
                <w:lang w:val="fr-FR"/>
              </w:rPr>
              <w:t>II</w:t>
            </w:r>
            <w:r w:rsidRPr="00CF3C55">
              <w:rPr>
                <w:rFonts w:cstheme="minorHAnsi"/>
                <w:bCs/>
                <w:sz w:val="20"/>
                <w:szCs w:val="20"/>
                <w:lang w:val="fr-FR"/>
              </w:rPr>
              <w:t xml:space="preserve"> Perjanjian ini.</w:t>
            </w:r>
          </w:p>
          <w:p w14:paraId="7A66AD88" w14:textId="526EA85B" w:rsidR="00B105A7" w:rsidRPr="009D1DE3" w:rsidRDefault="00043A54" w:rsidP="009D1DE3">
            <w:pPr>
              <w:pStyle w:val="ListParagraph"/>
              <w:numPr>
                <w:ilvl w:val="0"/>
                <w:numId w:val="10"/>
              </w:numPr>
              <w:jc w:val="both"/>
            </w:pPr>
            <w:r w:rsidRPr="00CF3C55">
              <w:rPr>
                <w:rFonts w:cstheme="minorHAnsi"/>
                <w:bCs/>
                <w:sz w:val="20"/>
                <w:szCs w:val="20"/>
                <w:lang w:val="fr-FR"/>
              </w:rPr>
              <w:t>“Pasien” adalah setiap karyawan Pihak Kedua [termasuk] keluarganya.</w:t>
            </w:r>
          </w:p>
          <w:p w14:paraId="4B0C0E1A" w14:textId="41D83FD2" w:rsidR="00B105A7" w:rsidRPr="006D0BD5" w:rsidRDefault="00043A54" w:rsidP="009D1DE3">
            <w:pPr>
              <w:pStyle w:val="ListParagraph"/>
              <w:numPr>
                <w:ilvl w:val="0"/>
                <w:numId w:val="10"/>
              </w:numPr>
              <w:jc w:val="both"/>
              <w:rPr>
                <w:rFonts w:cstheme="minorHAnsi"/>
                <w:bCs/>
                <w:sz w:val="20"/>
                <w:szCs w:val="20"/>
              </w:rPr>
            </w:pPr>
            <w:r w:rsidRPr="00CF3C55">
              <w:rPr>
                <w:rFonts w:cstheme="minorHAnsi"/>
                <w:bCs/>
                <w:sz w:val="20"/>
                <w:szCs w:val="20"/>
                <w:lang w:val="fr-FR"/>
              </w:rPr>
              <w:t>“</w:t>
            </w:r>
            <w:r w:rsidRPr="00CF3C55">
              <w:rPr>
                <w:rFonts w:cstheme="minorHAnsi"/>
                <w:bCs/>
                <w:sz w:val="20"/>
                <w:szCs w:val="20"/>
              </w:rPr>
              <w:t>Keadaan Memaksa</w:t>
            </w:r>
            <w:r w:rsidRPr="00CF3C55">
              <w:rPr>
                <w:rFonts w:cstheme="minorHAnsi"/>
                <w:bCs/>
                <w:sz w:val="20"/>
                <w:szCs w:val="20"/>
                <w:lang w:val="fr-FR"/>
              </w:rPr>
              <w:t>”</w:t>
            </w:r>
            <w:r w:rsidRPr="00CF3C55">
              <w:rPr>
                <w:rFonts w:cstheme="minorHAnsi"/>
                <w:bCs/>
                <w:sz w:val="20"/>
                <w:szCs w:val="20"/>
              </w:rPr>
              <w:t xml:space="preserve"> adalah </w:t>
            </w:r>
            <w:r w:rsidRPr="00CF3C55">
              <w:rPr>
                <w:rFonts w:cstheme="minorHAnsi"/>
                <w:bCs/>
                <w:sz w:val="20"/>
                <w:szCs w:val="20"/>
                <w:lang w:val="fr-FR"/>
              </w:rPr>
              <w:t xml:space="preserve">suatu kejadian atau peristiwa yang terjadi di luar kekuasaan Para Pihak termasuk tapi tidak terbatas pada pemogokan kerja, kerusuhan sipil, </w:t>
            </w:r>
            <w:r w:rsidRPr="00CF3C55">
              <w:rPr>
                <w:rFonts w:cstheme="minorHAnsi"/>
                <w:bCs/>
                <w:sz w:val="20"/>
                <w:szCs w:val="20"/>
              </w:rPr>
              <w:t xml:space="preserve">perang, </w:t>
            </w:r>
            <w:r w:rsidRPr="00CF3C55">
              <w:rPr>
                <w:rFonts w:cstheme="minorHAnsi"/>
                <w:bCs/>
                <w:sz w:val="20"/>
                <w:szCs w:val="20"/>
              </w:rPr>
              <w:lastRenderedPageBreak/>
              <w:t>pemberontakan atau tindakan militer, kebakaran, banjir, gempa bumi, bencana alam</w:t>
            </w:r>
            <w:r w:rsidRPr="00CF3C55">
              <w:rPr>
                <w:rFonts w:cstheme="minorHAnsi"/>
                <w:bCs/>
                <w:sz w:val="20"/>
                <w:szCs w:val="20"/>
                <w:lang w:val="fr-FR"/>
              </w:rPr>
              <w:t xml:space="preserve">, kegagalan sistem kerja salah satu Pihak </w:t>
            </w:r>
            <w:r w:rsidRPr="00CF3C55">
              <w:rPr>
                <w:rFonts w:cstheme="minorHAnsi"/>
                <w:bCs/>
                <w:sz w:val="20"/>
                <w:szCs w:val="20"/>
              </w:rPr>
              <w:t>atau</w:t>
            </w:r>
            <w:r w:rsidRPr="00CF3C55">
              <w:rPr>
                <w:rFonts w:cstheme="minorHAnsi"/>
                <w:bCs/>
                <w:sz w:val="20"/>
                <w:szCs w:val="20"/>
                <w:lang w:val="fr-FR"/>
              </w:rPr>
              <w:t xml:space="preserve"> kebijakan pemerintah</w:t>
            </w:r>
            <w:r w:rsidRPr="00CF3C55">
              <w:rPr>
                <w:rFonts w:cstheme="minorHAnsi"/>
                <w:bCs/>
                <w:sz w:val="20"/>
                <w:szCs w:val="20"/>
              </w:rPr>
              <w:t xml:space="preserve"> </w:t>
            </w:r>
            <w:r w:rsidRPr="00CF3C55">
              <w:rPr>
                <w:rFonts w:cstheme="minorHAnsi"/>
                <w:bCs/>
                <w:sz w:val="20"/>
                <w:szCs w:val="20"/>
                <w:lang w:val="fr-FR"/>
              </w:rPr>
              <w:t>yang dapat mempengaruhi Para Pihak dalam melaksanakan kewajiban-kewajiban mereka berdasarkan Perjanjian ini</w:t>
            </w:r>
            <w:r w:rsidRPr="00CF3C55">
              <w:rPr>
                <w:rFonts w:cstheme="minorHAnsi"/>
                <w:bCs/>
                <w:sz w:val="20"/>
                <w:szCs w:val="20"/>
              </w:rPr>
              <w:t>.</w:t>
            </w:r>
          </w:p>
          <w:p w14:paraId="31EF5C35" w14:textId="6698DC32" w:rsidR="00B105A7" w:rsidRPr="009D1DE3" w:rsidRDefault="00043A54" w:rsidP="009D1DE3">
            <w:pPr>
              <w:pStyle w:val="ListParagraph"/>
              <w:numPr>
                <w:ilvl w:val="0"/>
                <w:numId w:val="10"/>
              </w:numPr>
              <w:jc w:val="both"/>
            </w:pPr>
            <w:r w:rsidRPr="009D1DE3">
              <w:rPr>
                <w:rFonts w:cstheme="minorHAnsi"/>
                <w:bCs/>
                <w:sz w:val="20"/>
                <w:szCs w:val="20"/>
                <w:lang w:val="sv-SE"/>
              </w:rPr>
              <w:t>“Kelas Perawatan” adalah kelas perawatan yang menjadi hak Pasien sebagaimana tercantum dalam Surat Jaminan.</w:t>
            </w:r>
          </w:p>
          <w:p w14:paraId="4221BB85" w14:textId="77777777" w:rsidR="00043A54" w:rsidRPr="006D0BD5" w:rsidRDefault="00043A54" w:rsidP="00043A54">
            <w:pPr>
              <w:pStyle w:val="ListParagraph"/>
              <w:numPr>
                <w:ilvl w:val="0"/>
                <w:numId w:val="10"/>
              </w:numPr>
              <w:jc w:val="both"/>
              <w:rPr>
                <w:rFonts w:cstheme="minorHAnsi"/>
                <w:bCs/>
                <w:sz w:val="20"/>
                <w:szCs w:val="20"/>
              </w:rPr>
            </w:pPr>
            <w:r w:rsidRPr="006D0BD5">
              <w:rPr>
                <w:rFonts w:cstheme="minorHAnsi"/>
                <w:bCs/>
                <w:sz w:val="20"/>
                <w:szCs w:val="20"/>
              </w:rPr>
              <w:t>“Konfirmasi Validitas” adalah konfirmasi Pihak Kedua termasuk namun tidak terbatas pada validitas data identitas diri Pasien yang tertera pada Kartu Pasien dan yang tertera pada Tanda Bukti Diri dan/atau cakupan jaminan Pelayanan Kesehatan yang diberikan oleh Pihak Kedua.</w:t>
            </w:r>
          </w:p>
          <w:p w14:paraId="5ACCB911" w14:textId="77777777" w:rsidR="00B105A7" w:rsidRPr="006D0BD5" w:rsidRDefault="00B105A7" w:rsidP="00B105A7">
            <w:pPr>
              <w:pStyle w:val="ListParagraph"/>
              <w:ind w:left="360"/>
              <w:jc w:val="both"/>
              <w:rPr>
                <w:rFonts w:cstheme="minorHAnsi"/>
                <w:bCs/>
                <w:sz w:val="20"/>
                <w:szCs w:val="20"/>
              </w:rPr>
            </w:pPr>
          </w:p>
          <w:p w14:paraId="2FF6304C" w14:textId="060B0858" w:rsidR="00B105A7" w:rsidRPr="009D1DE3" w:rsidRDefault="00043A54" w:rsidP="009D1DE3">
            <w:pPr>
              <w:pStyle w:val="ListParagraph"/>
              <w:numPr>
                <w:ilvl w:val="0"/>
                <w:numId w:val="10"/>
              </w:numPr>
              <w:jc w:val="both"/>
              <w:rPr>
                <w:rFonts w:cstheme="minorHAnsi"/>
                <w:bCs/>
                <w:sz w:val="20"/>
                <w:szCs w:val="20"/>
                <w:lang w:val="fr-FR"/>
              </w:rPr>
            </w:pPr>
            <w:r w:rsidRPr="00CF3C55">
              <w:rPr>
                <w:rFonts w:cstheme="minorHAnsi"/>
                <w:bCs/>
                <w:sz w:val="20"/>
                <w:szCs w:val="20"/>
              </w:rPr>
              <w:t xml:space="preserve">“Pelayanan Kesehatan” adalah semua bentuk dan jenis layanan kesehatan dan pengobatan yang disediakan oleh </w:t>
            </w:r>
            <w:r w:rsidRPr="006D0BD5">
              <w:rPr>
                <w:rFonts w:cstheme="minorHAnsi"/>
                <w:bCs/>
                <w:sz w:val="20"/>
                <w:szCs w:val="20"/>
              </w:rPr>
              <w:t xml:space="preserve">Pihak Pertama </w:t>
            </w:r>
            <w:r w:rsidRPr="00CF3C55">
              <w:rPr>
                <w:rFonts w:cstheme="minorHAnsi"/>
                <w:bCs/>
                <w:sz w:val="20"/>
                <w:szCs w:val="20"/>
              </w:rPr>
              <w:t xml:space="preserve">kepada </w:t>
            </w:r>
            <w:r w:rsidRPr="006D0BD5">
              <w:rPr>
                <w:rFonts w:cstheme="minorHAnsi"/>
                <w:bCs/>
                <w:sz w:val="20"/>
                <w:szCs w:val="20"/>
              </w:rPr>
              <w:t>Pasien di Rumah Sakit maupun di lokasi lain yang disepakati oleh Para Pihak.</w:t>
            </w:r>
          </w:p>
          <w:p w14:paraId="18E36DE3" w14:textId="036DC81D" w:rsidR="00B105A7" w:rsidRPr="009D1DE3" w:rsidRDefault="00043A54" w:rsidP="009D1DE3">
            <w:pPr>
              <w:pStyle w:val="ListParagraph"/>
              <w:numPr>
                <w:ilvl w:val="0"/>
                <w:numId w:val="10"/>
              </w:numPr>
              <w:jc w:val="both"/>
              <w:rPr>
                <w:rFonts w:cstheme="minorHAnsi"/>
                <w:bCs/>
                <w:sz w:val="20"/>
                <w:szCs w:val="20"/>
                <w:lang w:val="fr-FR"/>
              </w:rPr>
            </w:pPr>
            <w:r w:rsidRPr="00CF3C55">
              <w:rPr>
                <w:rFonts w:cstheme="minorHAnsi"/>
                <w:bCs/>
                <w:sz w:val="20"/>
                <w:szCs w:val="20"/>
                <w:lang w:val="fr-FR"/>
              </w:rPr>
              <w:t>“Pelayanan Medical Check-Up” atau “Pelayanan MCU” adalah pelayanan pemeriksaan fisik menyeluruh yang meliputi serangkaian pemeriksaan yang bergantung pada umum, jenis kelamin dan kondisi kesehatan Pasien.</w:t>
            </w:r>
          </w:p>
          <w:p w14:paraId="537FD9B4" w14:textId="25A2A720" w:rsidR="00B105A7" w:rsidRPr="009D1DE3" w:rsidRDefault="00043A54" w:rsidP="009D1DE3">
            <w:pPr>
              <w:pStyle w:val="ListParagraph"/>
              <w:numPr>
                <w:ilvl w:val="0"/>
                <w:numId w:val="10"/>
              </w:numPr>
              <w:jc w:val="both"/>
              <w:rPr>
                <w:rFonts w:cstheme="minorHAnsi"/>
                <w:bCs/>
                <w:sz w:val="20"/>
                <w:szCs w:val="20"/>
                <w:lang w:val="fr-FR"/>
              </w:rPr>
            </w:pPr>
            <w:r w:rsidRPr="00CF3C55">
              <w:rPr>
                <w:rFonts w:cstheme="minorHAnsi"/>
                <w:bCs/>
                <w:sz w:val="20"/>
                <w:szCs w:val="20"/>
              </w:rPr>
              <w:t xml:space="preserve">“Perselisihan Medis” adalah perselisihan yang timbul di antara </w:t>
            </w:r>
            <w:r w:rsidRPr="009D1DE3">
              <w:rPr>
                <w:rFonts w:cstheme="minorHAnsi"/>
                <w:bCs/>
                <w:sz w:val="20"/>
                <w:szCs w:val="20"/>
                <w:lang w:val="sv-SE"/>
              </w:rPr>
              <w:t>d</w:t>
            </w:r>
            <w:r w:rsidRPr="00CF3C55">
              <w:rPr>
                <w:rFonts w:cstheme="minorHAnsi"/>
                <w:bCs/>
                <w:sz w:val="20"/>
                <w:szCs w:val="20"/>
              </w:rPr>
              <w:t xml:space="preserve">okter dan Pasien </w:t>
            </w:r>
            <w:r w:rsidRPr="009D1DE3">
              <w:rPr>
                <w:rFonts w:cstheme="minorHAnsi"/>
                <w:bCs/>
                <w:sz w:val="20"/>
                <w:szCs w:val="20"/>
                <w:lang w:val="sv-SE"/>
              </w:rPr>
              <w:t xml:space="preserve">sehubungan dengan pemberian </w:t>
            </w:r>
            <w:r w:rsidRPr="00CF3C55">
              <w:rPr>
                <w:rFonts w:cstheme="minorHAnsi"/>
                <w:bCs/>
                <w:sz w:val="20"/>
                <w:szCs w:val="20"/>
              </w:rPr>
              <w:t>Pelayanan Kesehatan di Rumah Sakit dalam rangka pelaksanaan Perjanjian ini.</w:t>
            </w:r>
          </w:p>
          <w:p w14:paraId="3AC938DE" w14:textId="005C0888" w:rsidR="00B105A7" w:rsidRPr="006D0BD5" w:rsidRDefault="00043A54" w:rsidP="00F65EA2">
            <w:pPr>
              <w:pStyle w:val="ListParagraph"/>
              <w:numPr>
                <w:ilvl w:val="0"/>
                <w:numId w:val="10"/>
              </w:numPr>
              <w:jc w:val="both"/>
            </w:pPr>
            <w:r w:rsidRPr="00CF3C55">
              <w:rPr>
                <w:rFonts w:cstheme="minorHAnsi"/>
                <w:bCs/>
                <w:sz w:val="20"/>
                <w:szCs w:val="20"/>
              </w:rPr>
              <w:t>“Rawat Darurat” adalah Pelayanan Kesehatan yang harus segera dilakukan dalam waktu 1 x 24 (satu kali dua puluh empat) jam terkait dengan masalah kesehatan/penyakit atau kecelakaan yang dapat membahayakan nyawa atau menyebabkan kecacatan tubuh.</w:t>
            </w:r>
          </w:p>
          <w:p w14:paraId="59D0AE8C" w14:textId="4767F509" w:rsidR="00B105A7" w:rsidRPr="009D1DE3" w:rsidRDefault="00043A54" w:rsidP="009D1DE3">
            <w:pPr>
              <w:pStyle w:val="ListParagraph"/>
              <w:numPr>
                <w:ilvl w:val="0"/>
                <w:numId w:val="10"/>
              </w:numPr>
              <w:jc w:val="both"/>
              <w:rPr>
                <w:rFonts w:cstheme="minorHAnsi"/>
                <w:bCs/>
                <w:sz w:val="20"/>
                <w:szCs w:val="20"/>
                <w:lang w:val="fr-FR"/>
              </w:rPr>
            </w:pPr>
            <w:r w:rsidRPr="00CF3C55">
              <w:rPr>
                <w:rFonts w:cstheme="minorHAnsi"/>
                <w:bCs/>
                <w:sz w:val="20"/>
                <w:szCs w:val="20"/>
              </w:rPr>
              <w:t>“Rawat Inap” adalah Pelayanan Kesehatan yang memerlukan perawatan lebih dari 1 x 24 (satu kali dua puluh empat) jam, termasuk rawat persalinan.</w:t>
            </w:r>
          </w:p>
          <w:p w14:paraId="04272030" w14:textId="77777777" w:rsidR="00043A54" w:rsidRPr="00B105A7" w:rsidRDefault="00043A54" w:rsidP="00043A54">
            <w:pPr>
              <w:pStyle w:val="ListParagraph"/>
              <w:numPr>
                <w:ilvl w:val="0"/>
                <w:numId w:val="10"/>
              </w:numPr>
              <w:jc w:val="both"/>
              <w:rPr>
                <w:rFonts w:cstheme="minorHAnsi"/>
                <w:bCs/>
                <w:sz w:val="20"/>
                <w:szCs w:val="20"/>
                <w:lang w:val="fr-FR"/>
              </w:rPr>
            </w:pPr>
            <w:r w:rsidRPr="00CF3C55">
              <w:rPr>
                <w:rFonts w:cstheme="minorHAnsi"/>
                <w:bCs/>
                <w:sz w:val="20"/>
                <w:szCs w:val="20"/>
              </w:rPr>
              <w:t>“Rawat Jalan” adalah Pelayanan Kesehatan yang tidak memerlukan Rawat Inap, termasuk rawat gigi.</w:t>
            </w:r>
          </w:p>
          <w:p w14:paraId="63DEFF32" w14:textId="77777777" w:rsidR="00B105A7" w:rsidRPr="009D1DE3" w:rsidRDefault="00B105A7" w:rsidP="009D1DE3">
            <w:pPr>
              <w:jc w:val="both"/>
              <w:rPr>
                <w:rFonts w:cstheme="minorHAnsi"/>
                <w:bCs/>
                <w:sz w:val="20"/>
                <w:szCs w:val="20"/>
                <w:lang w:val="fr-FR"/>
              </w:rPr>
            </w:pPr>
          </w:p>
          <w:p w14:paraId="6381F939" w14:textId="7A3034DB" w:rsidR="00B105A7" w:rsidRPr="009D1DE3" w:rsidRDefault="00043A54" w:rsidP="009D1DE3">
            <w:pPr>
              <w:pStyle w:val="ListParagraph"/>
              <w:numPr>
                <w:ilvl w:val="0"/>
                <w:numId w:val="10"/>
              </w:numPr>
              <w:jc w:val="both"/>
              <w:rPr>
                <w:rFonts w:cstheme="minorHAnsi"/>
                <w:bCs/>
                <w:sz w:val="20"/>
                <w:szCs w:val="20"/>
                <w:lang w:val="fr-FR"/>
              </w:rPr>
            </w:pPr>
            <w:r w:rsidRPr="00CF3C55">
              <w:rPr>
                <w:rFonts w:cstheme="minorHAnsi"/>
                <w:bCs/>
                <w:sz w:val="20"/>
                <w:szCs w:val="20"/>
              </w:rPr>
              <w:t>“Rekam Medis” adalah berkas yang berisikan catatan dan dokumen tentang identitas pasien, pemeriksaan, pengobatan, tindakan dan pelayanan lain yang telah diberikan kepada pasien.</w:t>
            </w:r>
          </w:p>
          <w:p w14:paraId="00CAE60C" w14:textId="17CA45C5" w:rsidR="00B105A7" w:rsidRPr="009D1DE3" w:rsidRDefault="00043A54" w:rsidP="009D1DE3">
            <w:pPr>
              <w:pStyle w:val="ListParagraph"/>
              <w:numPr>
                <w:ilvl w:val="0"/>
                <w:numId w:val="10"/>
              </w:numPr>
              <w:jc w:val="both"/>
            </w:pPr>
            <w:r w:rsidRPr="00CF3C55">
              <w:rPr>
                <w:rFonts w:cstheme="minorHAnsi"/>
                <w:bCs/>
                <w:sz w:val="20"/>
                <w:szCs w:val="20"/>
              </w:rPr>
              <w:lastRenderedPageBreak/>
              <w:t xml:space="preserve">“Rekening Bank Pihak Pertama” adalah rekening-rekening bank Pihak Pertama sebagaimana tercantum dalam Lampiran </w:t>
            </w:r>
            <w:r w:rsidR="007B5263">
              <w:rPr>
                <w:rFonts w:cstheme="minorHAnsi"/>
                <w:bCs/>
                <w:sz w:val="20"/>
                <w:szCs w:val="20"/>
              </w:rPr>
              <w:t>I</w:t>
            </w:r>
            <w:r w:rsidRPr="009D1DE3">
              <w:rPr>
                <w:rFonts w:cstheme="minorHAnsi"/>
                <w:bCs/>
                <w:sz w:val="20"/>
                <w:szCs w:val="20"/>
                <w:lang w:val="fr-FR"/>
              </w:rPr>
              <w:t>V</w:t>
            </w:r>
            <w:r w:rsidRPr="00CF3C55">
              <w:rPr>
                <w:rFonts w:cstheme="minorHAnsi"/>
                <w:bCs/>
                <w:sz w:val="20"/>
                <w:szCs w:val="20"/>
              </w:rPr>
              <w:t xml:space="preserve"> Perjanjian ini.</w:t>
            </w:r>
          </w:p>
          <w:p w14:paraId="3830BBA3" w14:textId="3A6E873F" w:rsidR="00B105A7" w:rsidRPr="009D1DE3" w:rsidRDefault="00043A54" w:rsidP="009D1DE3">
            <w:pPr>
              <w:pStyle w:val="ListParagraph"/>
              <w:numPr>
                <w:ilvl w:val="0"/>
                <w:numId w:val="10"/>
              </w:numPr>
              <w:jc w:val="both"/>
              <w:rPr>
                <w:rFonts w:cstheme="minorHAnsi"/>
                <w:bCs/>
                <w:sz w:val="20"/>
                <w:szCs w:val="20"/>
                <w:lang w:val="fr-FR"/>
              </w:rPr>
            </w:pPr>
            <w:r w:rsidRPr="00CF3C55">
              <w:rPr>
                <w:rFonts w:cstheme="minorHAnsi"/>
                <w:bCs/>
                <w:sz w:val="20"/>
                <w:szCs w:val="20"/>
              </w:rPr>
              <w:t xml:space="preserve">“Surat Jaminan” adalah surat yang berisikan jaminan pembayaran dari Pihak Kedua atas biaya-biaya yang timbul dari </w:t>
            </w:r>
            <w:r w:rsidRPr="009D1DE3">
              <w:rPr>
                <w:rFonts w:cstheme="minorHAnsi"/>
                <w:bCs/>
                <w:sz w:val="20"/>
                <w:szCs w:val="20"/>
                <w:lang w:val="fr-FR"/>
              </w:rPr>
              <w:t xml:space="preserve">Pelayanan Kesehatan </w:t>
            </w:r>
            <w:r w:rsidRPr="00CF3C55">
              <w:rPr>
                <w:rFonts w:cstheme="minorHAnsi"/>
                <w:bCs/>
                <w:sz w:val="20"/>
                <w:szCs w:val="20"/>
              </w:rPr>
              <w:t>yang akan dijalani oleh Pasien di Rumah Sakit</w:t>
            </w:r>
            <w:r w:rsidRPr="009D1DE3">
              <w:rPr>
                <w:rFonts w:cstheme="minorHAnsi"/>
                <w:bCs/>
                <w:sz w:val="20"/>
                <w:szCs w:val="20"/>
                <w:lang w:val="fr-FR"/>
              </w:rPr>
              <w:t xml:space="preserve"> dengan contoh sebagaimana dimaksud dalam Lampiran I</w:t>
            </w:r>
            <w:r w:rsidR="007B5263">
              <w:rPr>
                <w:rFonts w:cstheme="minorHAnsi"/>
                <w:bCs/>
                <w:sz w:val="20"/>
                <w:szCs w:val="20"/>
                <w:lang w:val="fr-FR"/>
              </w:rPr>
              <w:t>II</w:t>
            </w:r>
            <w:r w:rsidRPr="009D1DE3">
              <w:rPr>
                <w:rFonts w:cstheme="minorHAnsi"/>
                <w:bCs/>
                <w:sz w:val="20"/>
                <w:szCs w:val="20"/>
                <w:lang w:val="fr-FR"/>
              </w:rPr>
              <w:t xml:space="preserve"> Perjanjian ini.</w:t>
            </w:r>
          </w:p>
          <w:p w14:paraId="25A6B2E2" w14:textId="77777777" w:rsidR="00043A54" w:rsidRPr="00CF3C55" w:rsidRDefault="00043A54" w:rsidP="00043A54">
            <w:pPr>
              <w:pStyle w:val="ListParagraph"/>
              <w:numPr>
                <w:ilvl w:val="0"/>
                <w:numId w:val="10"/>
              </w:numPr>
              <w:jc w:val="both"/>
              <w:rPr>
                <w:rFonts w:cstheme="minorHAnsi"/>
                <w:bCs/>
                <w:sz w:val="20"/>
                <w:szCs w:val="20"/>
                <w:lang w:val="fr-FR"/>
              </w:rPr>
            </w:pPr>
            <w:r w:rsidRPr="00CF3C55">
              <w:rPr>
                <w:rFonts w:cstheme="minorHAnsi"/>
                <w:bCs/>
                <w:sz w:val="20"/>
                <w:szCs w:val="20"/>
              </w:rPr>
              <w:t>“Tanda Bukti Diri” adalah kartu identitas diri Pasien yang dapat berupa kartu tanda penduduk, surat izin mengemudi, paspor atau kartu izin tinggal terbatas yang sah dan berlaku.</w:t>
            </w:r>
          </w:p>
          <w:p w14:paraId="5B877E48" w14:textId="77777777" w:rsidR="00043A54" w:rsidRPr="006D0BD5" w:rsidRDefault="00043A54" w:rsidP="00BC3EAA">
            <w:pPr>
              <w:pStyle w:val="ListParagraph"/>
              <w:ind w:left="0"/>
              <w:jc w:val="both"/>
              <w:rPr>
                <w:rFonts w:cstheme="minorHAnsi"/>
                <w:sz w:val="20"/>
                <w:szCs w:val="20"/>
                <w:lang w:val="fr-FR"/>
              </w:rPr>
            </w:pPr>
          </w:p>
          <w:p w14:paraId="780483FE" w14:textId="77777777" w:rsidR="00043A54" w:rsidRPr="00CF3C55" w:rsidRDefault="00043A54" w:rsidP="00043A54">
            <w:pPr>
              <w:pStyle w:val="ListParagraph"/>
              <w:numPr>
                <w:ilvl w:val="0"/>
                <w:numId w:val="9"/>
              </w:numPr>
              <w:jc w:val="both"/>
              <w:rPr>
                <w:rFonts w:cstheme="minorHAnsi"/>
                <w:sz w:val="20"/>
                <w:szCs w:val="20"/>
                <w:lang w:val="en-US"/>
              </w:rPr>
            </w:pPr>
            <w:r w:rsidRPr="00CF3C55">
              <w:rPr>
                <w:rFonts w:cstheme="minorHAnsi"/>
                <w:b/>
                <w:bCs/>
                <w:sz w:val="20"/>
                <w:szCs w:val="20"/>
              </w:rPr>
              <w:t>Keadaan Memaksa</w:t>
            </w:r>
          </w:p>
          <w:p w14:paraId="6048A06E" w14:textId="77777777" w:rsidR="00043A54" w:rsidRPr="009D1DE3" w:rsidRDefault="00043A54" w:rsidP="00043A54">
            <w:pPr>
              <w:pStyle w:val="ListParagraph"/>
              <w:numPr>
                <w:ilvl w:val="0"/>
                <w:numId w:val="11"/>
              </w:numPr>
              <w:jc w:val="both"/>
              <w:rPr>
                <w:rFonts w:cstheme="minorHAnsi"/>
                <w:sz w:val="20"/>
                <w:szCs w:val="20"/>
              </w:rPr>
            </w:pPr>
            <w:r w:rsidRPr="00CF3C55">
              <w:rPr>
                <w:rFonts w:cstheme="minorHAnsi"/>
                <w:bCs/>
                <w:sz w:val="20"/>
                <w:szCs w:val="20"/>
              </w:rPr>
              <w:t>Keterlambatan atau kegagalan salah satu Pihak dalam melaksanakan salah satu kewajibannya berdasarkan Perjanjian ini bukan merupakan suatu pelanggaran terhadap Perjanjian ini apabila dan selama hal demikian disebabkan oleh Keadaan Memaksa. Dalam hal demikian Pihak yang mengalami Keadaan Memaksa harus memberitahukan secara tertulis Pihak lain dalam waktu selambatnya 2 x 24 (dua kali dua puluh empat) jam.</w:t>
            </w:r>
          </w:p>
          <w:p w14:paraId="5D3F9139" w14:textId="77777777" w:rsidR="00043A54" w:rsidRPr="009D1DE3" w:rsidRDefault="00043A54" w:rsidP="00043A54">
            <w:pPr>
              <w:pStyle w:val="ListParagraph"/>
              <w:numPr>
                <w:ilvl w:val="0"/>
                <w:numId w:val="11"/>
              </w:numPr>
              <w:jc w:val="both"/>
              <w:rPr>
                <w:rFonts w:cstheme="minorHAnsi"/>
                <w:sz w:val="20"/>
                <w:szCs w:val="20"/>
              </w:rPr>
            </w:pPr>
            <w:r w:rsidRPr="00CF3C55">
              <w:rPr>
                <w:rFonts w:cstheme="minorHAnsi"/>
                <w:bCs/>
                <w:sz w:val="20"/>
                <w:szCs w:val="20"/>
              </w:rPr>
              <w:t xml:space="preserve">Apabila Keadaan Memaksa berakhir atau telah teratasi, maka Pihak yang mengalami Keadaan Memaksa harus segera melaksanakan kewajibannya berdasarkan Perjanjian ini yang tertunda karena Keadaan Memaksa. </w:t>
            </w:r>
            <w:r w:rsidRPr="00CF3C55">
              <w:rPr>
                <w:rFonts w:cstheme="minorHAnsi"/>
                <w:bCs/>
                <w:sz w:val="20"/>
                <w:szCs w:val="20"/>
                <w:lang w:val="de-DE"/>
              </w:rPr>
              <w:t>Namun demikian, dalam hal Keadaan Memaksa berlangsung selama lebih dari 14 (empat belas) hari kalender, maka Para Pihak berhak untuk mengakhiri Perjanjian ini.</w:t>
            </w:r>
          </w:p>
          <w:p w14:paraId="6AB31BCF" w14:textId="77777777" w:rsidR="00043A54" w:rsidRPr="009D1DE3" w:rsidRDefault="00043A54" w:rsidP="00BC3EAA">
            <w:pPr>
              <w:pStyle w:val="ListParagraph"/>
              <w:ind w:left="360"/>
              <w:jc w:val="both"/>
              <w:rPr>
                <w:rFonts w:cstheme="minorHAnsi"/>
                <w:sz w:val="20"/>
                <w:szCs w:val="20"/>
              </w:rPr>
            </w:pPr>
          </w:p>
          <w:p w14:paraId="743EC7D0" w14:textId="77777777" w:rsidR="00043A54" w:rsidRPr="00CF3C55" w:rsidRDefault="00043A54" w:rsidP="00043A54">
            <w:pPr>
              <w:pStyle w:val="ListParagraph"/>
              <w:numPr>
                <w:ilvl w:val="0"/>
                <w:numId w:val="9"/>
              </w:numPr>
              <w:jc w:val="both"/>
              <w:rPr>
                <w:rFonts w:cstheme="minorHAnsi"/>
                <w:sz w:val="20"/>
                <w:szCs w:val="20"/>
                <w:lang w:val="en-US"/>
              </w:rPr>
            </w:pPr>
            <w:r w:rsidRPr="00CF3C55">
              <w:rPr>
                <w:rFonts w:cstheme="minorHAnsi"/>
                <w:b/>
                <w:bCs/>
                <w:sz w:val="20"/>
                <w:szCs w:val="20"/>
                <w:lang w:val="en-US"/>
              </w:rPr>
              <w:t>Kerahasiaan.</w:t>
            </w:r>
          </w:p>
          <w:p w14:paraId="27845AD2" w14:textId="77777777" w:rsidR="00043A54" w:rsidRPr="00CF3C55" w:rsidRDefault="00043A54" w:rsidP="00043A54">
            <w:pPr>
              <w:pStyle w:val="ListParagraph"/>
              <w:numPr>
                <w:ilvl w:val="0"/>
                <w:numId w:val="12"/>
              </w:numPr>
              <w:jc w:val="both"/>
              <w:rPr>
                <w:rFonts w:cstheme="minorHAnsi"/>
                <w:sz w:val="20"/>
                <w:szCs w:val="20"/>
                <w:lang w:val="en-US"/>
              </w:rPr>
            </w:pPr>
            <w:bookmarkStart w:id="102" w:name="_Hlk85813670"/>
            <w:r w:rsidRPr="00CF3C55">
              <w:rPr>
                <w:rFonts w:cstheme="minorHAnsi"/>
                <w:bCs/>
                <w:sz w:val="20"/>
                <w:szCs w:val="20"/>
              </w:rPr>
              <w:t xml:space="preserve">Para Pihak </w:t>
            </w:r>
            <w:r w:rsidRPr="00CF3C55">
              <w:rPr>
                <w:rFonts w:cstheme="minorHAnsi"/>
                <w:sz w:val="20"/>
                <w:szCs w:val="20"/>
                <w:lang w:val="fr-FR"/>
              </w:rPr>
              <w:t>dan masing-masing karyawannya harus</w:t>
            </w:r>
            <w:r w:rsidRPr="00CF3C55">
              <w:rPr>
                <w:rFonts w:cstheme="minorHAnsi"/>
                <w:bCs/>
                <w:sz w:val="20"/>
                <w:szCs w:val="20"/>
              </w:rPr>
              <w:t xml:space="preserve"> menjaga dan </w:t>
            </w:r>
            <w:r w:rsidRPr="00CF3C55">
              <w:rPr>
                <w:rFonts w:cstheme="minorHAnsi"/>
                <w:sz w:val="20"/>
                <w:szCs w:val="20"/>
                <w:lang w:val="fr-FR"/>
              </w:rPr>
              <w:t>dilarang untuk mengungkapkan Informasi Rahasia kepada pihak lain di luar Perjanjian ini</w:t>
            </w:r>
            <w:r w:rsidRPr="00CF3C55">
              <w:rPr>
                <w:rFonts w:cstheme="minorHAnsi"/>
                <w:bCs/>
                <w:sz w:val="20"/>
                <w:szCs w:val="20"/>
                <w:lang w:val="en-US"/>
              </w:rPr>
              <w:t>, kecuali diwajibkan oleh ketentuan hukum yang berlaku atau telah mendapatkan izin dari Pihak pemilik Informasi Rahasia.</w:t>
            </w:r>
          </w:p>
          <w:p w14:paraId="1B9CDF44" w14:textId="77777777" w:rsidR="00043A54" w:rsidRPr="00CF3C55" w:rsidRDefault="00043A54" w:rsidP="00043A54">
            <w:pPr>
              <w:pStyle w:val="ListParagraph"/>
              <w:numPr>
                <w:ilvl w:val="0"/>
                <w:numId w:val="12"/>
              </w:numPr>
              <w:jc w:val="both"/>
              <w:rPr>
                <w:rFonts w:cstheme="minorHAnsi"/>
                <w:sz w:val="20"/>
                <w:szCs w:val="20"/>
                <w:lang w:val="en-US"/>
              </w:rPr>
            </w:pPr>
            <w:r w:rsidRPr="00CF3C55">
              <w:rPr>
                <w:rFonts w:cstheme="minorHAnsi"/>
                <w:sz w:val="20"/>
                <w:szCs w:val="20"/>
                <w:lang w:val="fr-FR"/>
              </w:rPr>
              <w:t>Pasal ini tetap berlaku dan mengikat masing-masing Pihak meskipun Jangka Waktu telah berakhir atau diakhiri</w:t>
            </w:r>
            <w:bookmarkEnd w:id="102"/>
            <w:r w:rsidRPr="00CF3C55">
              <w:rPr>
                <w:rFonts w:cstheme="minorHAnsi"/>
                <w:sz w:val="20"/>
                <w:szCs w:val="20"/>
                <w:lang w:val="fr-FR"/>
              </w:rPr>
              <w:t>.</w:t>
            </w:r>
          </w:p>
          <w:p w14:paraId="6C2DF749" w14:textId="77777777" w:rsidR="00043A54" w:rsidRPr="00CF3C55" w:rsidRDefault="00043A54" w:rsidP="00BC3EAA">
            <w:pPr>
              <w:pStyle w:val="ListParagraph"/>
              <w:ind w:left="360"/>
              <w:jc w:val="both"/>
              <w:rPr>
                <w:rFonts w:cstheme="minorHAnsi"/>
                <w:sz w:val="20"/>
                <w:szCs w:val="20"/>
                <w:lang w:val="en-US"/>
              </w:rPr>
            </w:pPr>
          </w:p>
          <w:p w14:paraId="3A74A594" w14:textId="77777777" w:rsidR="00043A54" w:rsidRPr="00CF3C55" w:rsidRDefault="00043A54" w:rsidP="00043A54">
            <w:pPr>
              <w:pStyle w:val="ListParagraph"/>
              <w:numPr>
                <w:ilvl w:val="0"/>
                <w:numId w:val="9"/>
              </w:numPr>
              <w:jc w:val="both"/>
              <w:rPr>
                <w:rFonts w:cstheme="minorHAnsi"/>
                <w:sz w:val="20"/>
                <w:szCs w:val="20"/>
                <w:lang w:val="en-US"/>
              </w:rPr>
            </w:pPr>
            <w:r w:rsidRPr="00CF3C55">
              <w:rPr>
                <w:rFonts w:cstheme="minorHAnsi"/>
                <w:b/>
                <w:bCs/>
                <w:sz w:val="20"/>
                <w:szCs w:val="20"/>
                <w:lang w:val="en-US"/>
              </w:rPr>
              <w:t>Hukum Yang Berlaku Dan Perselisihan</w:t>
            </w:r>
          </w:p>
          <w:p w14:paraId="2800F48F" w14:textId="150D8C2B" w:rsidR="00043A54" w:rsidRPr="009D1DE3" w:rsidRDefault="00043A54" w:rsidP="00043A54">
            <w:pPr>
              <w:pStyle w:val="ListParagraph"/>
              <w:numPr>
                <w:ilvl w:val="0"/>
                <w:numId w:val="13"/>
              </w:numPr>
              <w:jc w:val="both"/>
              <w:rPr>
                <w:rFonts w:cstheme="minorHAnsi"/>
                <w:sz w:val="20"/>
                <w:szCs w:val="20"/>
                <w:lang w:val="sv-SE"/>
              </w:rPr>
            </w:pPr>
            <w:r w:rsidRPr="00CF3C55">
              <w:rPr>
                <w:rFonts w:cstheme="minorHAnsi"/>
                <w:sz w:val="20"/>
                <w:szCs w:val="20"/>
              </w:rPr>
              <w:t>Perjanjian ini diatur oleh dan harus ditafsirkan menurut hukum Republik Indonesia.</w:t>
            </w:r>
            <w:r w:rsidRPr="009D1DE3">
              <w:rPr>
                <w:rFonts w:cstheme="minorHAnsi"/>
                <w:sz w:val="20"/>
                <w:szCs w:val="20"/>
                <w:lang w:val="sv-SE"/>
              </w:rPr>
              <w:t xml:space="preserve"> </w:t>
            </w:r>
            <w:r w:rsidRPr="00CF3C55">
              <w:rPr>
                <w:rFonts w:cstheme="minorHAnsi"/>
                <w:sz w:val="20"/>
                <w:szCs w:val="20"/>
              </w:rPr>
              <w:t xml:space="preserve">Dalam hal timbul perselisihan diantara Para Pihak </w:t>
            </w:r>
            <w:r w:rsidRPr="00CF3C55">
              <w:rPr>
                <w:rFonts w:cstheme="minorHAnsi"/>
                <w:sz w:val="20"/>
                <w:szCs w:val="20"/>
              </w:rPr>
              <w:lastRenderedPageBreak/>
              <w:t xml:space="preserve">sehubungan dengan pelaksanaan Perjanjian ini, maka Para Pihak akan menyelesaikan perselisihan tersebut secara musyawarah, apabila perselisihan tersebut tidak dapat diselesaikan secara musyawarah maka Para Pihak sepakat untuk menyelesaikan perselisihan tersebut melalui </w:t>
            </w:r>
            <w:r w:rsidR="00492EFC">
              <w:rPr>
                <w:rFonts w:cstheme="minorHAnsi"/>
                <w:sz w:val="20"/>
                <w:szCs w:val="20"/>
              </w:rPr>
              <w:t>Badan Arbitrase Nasional Indonesia (BANI) di Mampang, Jakarta Selatan.</w:t>
            </w:r>
          </w:p>
          <w:p w14:paraId="47B2EAF7" w14:textId="77777777" w:rsidR="00043A54" w:rsidRPr="009D1DE3" w:rsidRDefault="00043A54" w:rsidP="00043A54">
            <w:pPr>
              <w:pStyle w:val="ListParagraph"/>
              <w:numPr>
                <w:ilvl w:val="0"/>
                <w:numId w:val="13"/>
              </w:numPr>
              <w:jc w:val="both"/>
              <w:rPr>
                <w:rFonts w:cstheme="minorHAnsi"/>
                <w:sz w:val="20"/>
                <w:szCs w:val="20"/>
              </w:rPr>
            </w:pPr>
            <w:r w:rsidRPr="00CF3C55">
              <w:rPr>
                <w:rFonts w:cstheme="minorHAnsi"/>
                <w:bCs/>
                <w:sz w:val="20"/>
                <w:szCs w:val="20"/>
              </w:rPr>
              <w:t xml:space="preserve">Khusus penyelesaian Perselisihan Medis, Para Pihak harus mengusahakan agar </w:t>
            </w:r>
            <w:r w:rsidRPr="009D1DE3">
              <w:rPr>
                <w:rFonts w:cstheme="minorHAnsi"/>
                <w:bCs/>
                <w:sz w:val="20"/>
                <w:szCs w:val="20"/>
                <w:lang w:val="sv-SE"/>
              </w:rPr>
              <w:t xml:space="preserve">dokter </w:t>
            </w:r>
            <w:r w:rsidRPr="00CF3C55">
              <w:rPr>
                <w:rFonts w:cstheme="minorHAnsi"/>
                <w:bCs/>
                <w:sz w:val="20"/>
                <w:szCs w:val="20"/>
              </w:rPr>
              <w:t xml:space="preserve">dan </w:t>
            </w:r>
            <w:r w:rsidRPr="009D1DE3">
              <w:rPr>
                <w:rFonts w:cstheme="minorHAnsi"/>
                <w:bCs/>
                <w:sz w:val="20"/>
                <w:szCs w:val="20"/>
                <w:lang w:val="sv-SE"/>
              </w:rPr>
              <w:t xml:space="preserve">Pasien </w:t>
            </w:r>
            <w:r w:rsidRPr="00CF3C55">
              <w:rPr>
                <w:rFonts w:cstheme="minorHAnsi"/>
                <w:bCs/>
                <w:sz w:val="20"/>
                <w:szCs w:val="20"/>
              </w:rPr>
              <w:t>menyelesaikan Perselisihan Medis secara musyawarah. Apabila Perselisihan Medis tidak dapat diselesaikan secara musyawarah, maka Para Pihak harus mengusahakan agar Perselisihan Medis diselesaikan melalui Majelis Kehormatan Disiplin Kedokteran Indonesia.</w:t>
            </w:r>
          </w:p>
          <w:p w14:paraId="35ECD77A" w14:textId="77777777" w:rsidR="00043A54" w:rsidRPr="009D1DE3" w:rsidRDefault="00043A54" w:rsidP="00BC3EAA">
            <w:pPr>
              <w:pStyle w:val="ListParagraph"/>
              <w:ind w:left="360"/>
              <w:jc w:val="both"/>
              <w:rPr>
                <w:rFonts w:cstheme="minorHAnsi"/>
                <w:sz w:val="20"/>
                <w:szCs w:val="20"/>
              </w:rPr>
            </w:pPr>
          </w:p>
          <w:p w14:paraId="5A1343AD" w14:textId="77777777" w:rsidR="00043A54" w:rsidRPr="00CF3C55" w:rsidRDefault="00043A54" w:rsidP="00043A54">
            <w:pPr>
              <w:pStyle w:val="ListParagraph"/>
              <w:numPr>
                <w:ilvl w:val="0"/>
                <w:numId w:val="9"/>
              </w:numPr>
              <w:jc w:val="both"/>
              <w:rPr>
                <w:rFonts w:cstheme="minorHAnsi"/>
                <w:b/>
                <w:bCs/>
                <w:sz w:val="20"/>
                <w:szCs w:val="20"/>
                <w:lang w:val="en-US"/>
              </w:rPr>
            </w:pPr>
            <w:r w:rsidRPr="00CF3C55">
              <w:rPr>
                <w:rFonts w:cstheme="minorHAnsi"/>
                <w:b/>
                <w:bCs/>
                <w:sz w:val="20"/>
                <w:szCs w:val="20"/>
                <w:lang w:val="en-US"/>
              </w:rPr>
              <w:t>Pernyataan dan Jaminan</w:t>
            </w:r>
          </w:p>
          <w:p w14:paraId="1932E6F3" w14:textId="65BFF89C" w:rsidR="00492EFC" w:rsidRPr="006D0BD5" w:rsidRDefault="00043A54" w:rsidP="00F65EA2">
            <w:pPr>
              <w:pStyle w:val="Standard"/>
              <w:numPr>
                <w:ilvl w:val="0"/>
                <w:numId w:val="36"/>
              </w:numPr>
              <w:jc w:val="both"/>
              <w:rPr>
                <w:rFonts w:asciiTheme="minorHAnsi" w:hAnsiTheme="minorHAnsi" w:cstheme="minorHAnsi"/>
                <w:sz w:val="20"/>
                <w:szCs w:val="20"/>
              </w:rPr>
            </w:pPr>
            <w:r w:rsidRPr="3D4BFCBB">
              <w:rPr>
                <w:rFonts w:asciiTheme="minorHAnsi" w:hAnsiTheme="minorHAnsi" w:cstheme="minorBidi"/>
                <w:sz w:val="20"/>
                <w:szCs w:val="20"/>
              </w:rPr>
              <w:t>Pihak Kedua dengan ini menyatakan kepada Pihak Pertama bahwa Pihak Kedua telah mendapat kuasa tertulis dari Pasien untuk menerima resume Rekam Medis dan/atau hasil Pelayanan MCU dan/atau hasil Pemeriksaan Covidnya dan bertanggung jawab secara penuh atas akibat-akibat yang timbul dan melepaskan Pihak Pertama dari gugatan dan/atau tuntutan dari pihak manapun dan mengganti kerugian Pihak Pertama yang timbul sehubungan dengan pengungkapan resume Rekam Medis dan/atau hasil Pelayanan MCU dan/atau hasil Pemeriksaan Covid atas Pasien kepada Pihak Kedua.</w:t>
            </w:r>
          </w:p>
          <w:p w14:paraId="2B9BD38E" w14:textId="77777777" w:rsidR="00043A54" w:rsidRPr="009D1DE3" w:rsidRDefault="00043A54" w:rsidP="00043A54">
            <w:pPr>
              <w:pStyle w:val="Standard"/>
              <w:numPr>
                <w:ilvl w:val="0"/>
                <w:numId w:val="36"/>
              </w:numPr>
              <w:jc w:val="both"/>
              <w:rPr>
                <w:rFonts w:asciiTheme="minorHAnsi" w:hAnsiTheme="minorHAnsi" w:cstheme="minorHAnsi"/>
                <w:sz w:val="20"/>
                <w:szCs w:val="20"/>
                <w:lang w:val="sv-SE"/>
              </w:rPr>
            </w:pPr>
            <w:r w:rsidRPr="009D1DE3">
              <w:rPr>
                <w:rFonts w:asciiTheme="minorHAnsi" w:hAnsiTheme="minorHAnsi" w:cstheme="minorHAnsi"/>
                <w:sz w:val="20"/>
                <w:szCs w:val="20"/>
                <w:lang w:val="sv-SE"/>
              </w:rPr>
              <w:t>Para Pihak sepakat Perjanjian ini akan tunduk pada peraturan-peraturan yang diterbitkan oleh Pemerintah yang berkaitan dengan pelaksanaan Perjanjian ini.</w:t>
            </w:r>
          </w:p>
          <w:p w14:paraId="140FB70B" w14:textId="77777777" w:rsidR="00043A54" w:rsidRPr="009D1DE3" w:rsidRDefault="00043A54" w:rsidP="00043A54">
            <w:pPr>
              <w:pStyle w:val="Standard"/>
              <w:numPr>
                <w:ilvl w:val="0"/>
                <w:numId w:val="36"/>
              </w:numPr>
              <w:jc w:val="both"/>
              <w:rPr>
                <w:rFonts w:asciiTheme="minorHAnsi" w:hAnsiTheme="minorHAnsi" w:cstheme="minorHAnsi"/>
                <w:sz w:val="20"/>
                <w:szCs w:val="20"/>
                <w:lang w:val="sv-SE"/>
              </w:rPr>
            </w:pPr>
            <w:r w:rsidRPr="009D1DE3">
              <w:rPr>
                <w:rFonts w:asciiTheme="minorHAnsi" w:hAnsiTheme="minorHAnsi" w:cstheme="minorHAnsi"/>
                <w:sz w:val="20"/>
                <w:szCs w:val="20"/>
                <w:lang w:val="sv-SE"/>
              </w:rPr>
              <w:t>Perjanjian ini tidak melanggar peraturan perundang-undangan yang berlaku di Republik Indonesia dan juga tidak bertentangan dengan atau mengakibatkan pelanggaran terhadap perjanjian-perjanjian lain yang dibuat oleh masing-masing Pihak dengan pihak ketiga manapun.</w:t>
            </w:r>
          </w:p>
          <w:p w14:paraId="39EDED46" w14:textId="77777777" w:rsidR="00043A54" w:rsidRPr="009D1DE3" w:rsidRDefault="00043A54" w:rsidP="00043A54">
            <w:pPr>
              <w:pStyle w:val="Standard"/>
              <w:numPr>
                <w:ilvl w:val="0"/>
                <w:numId w:val="36"/>
              </w:numPr>
              <w:jc w:val="both"/>
              <w:rPr>
                <w:rFonts w:asciiTheme="minorHAnsi" w:hAnsiTheme="minorHAnsi" w:cstheme="minorHAnsi"/>
                <w:sz w:val="20"/>
                <w:szCs w:val="20"/>
                <w:lang w:val="sv-SE"/>
              </w:rPr>
            </w:pPr>
            <w:r w:rsidRPr="009D1DE3">
              <w:rPr>
                <w:rFonts w:asciiTheme="minorHAnsi" w:hAnsiTheme="minorHAnsi" w:cstheme="minorHAnsi"/>
                <w:sz w:val="20"/>
                <w:szCs w:val="20"/>
                <w:lang w:val="sv-SE"/>
              </w:rPr>
              <w:t>Para Pihak akan melaksanakan ketentuan-ketentuan dalam Perjanjian ini dengan penuh tanggung-jawab, itikad baik, dan profesionalisme tinggi serta dengan memperhatikan kepentingan dan nama baik Para Pihak.</w:t>
            </w:r>
          </w:p>
          <w:p w14:paraId="77B46CD2" w14:textId="77777777" w:rsidR="00043A54" w:rsidRPr="009D1DE3" w:rsidRDefault="00043A54" w:rsidP="00043A54">
            <w:pPr>
              <w:pStyle w:val="Standard"/>
              <w:numPr>
                <w:ilvl w:val="0"/>
                <w:numId w:val="36"/>
              </w:numPr>
              <w:jc w:val="both"/>
              <w:rPr>
                <w:rFonts w:asciiTheme="minorHAnsi" w:hAnsiTheme="minorHAnsi" w:cstheme="minorHAnsi"/>
                <w:sz w:val="20"/>
                <w:szCs w:val="20"/>
                <w:lang w:val="sv-SE"/>
              </w:rPr>
            </w:pPr>
            <w:r w:rsidRPr="009D1DE3">
              <w:rPr>
                <w:rFonts w:asciiTheme="minorHAnsi" w:hAnsiTheme="minorHAnsi" w:cstheme="minorHAnsi"/>
                <w:sz w:val="20"/>
                <w:szCs w:val="20"/>
                <w:lang w:val="sv-SE"/>
              </w:rPr>
              <w:t xml:space="preserve">Perwakilan-perwakilan masing-masing Pihak yang menandatangani Perjanjian ini adalah perwakilan yang sah dan berwenang untuk melakukan tindakan hukum ini dan/atau menandatangani Perjanjian ini untuk dan atas nama masing-masing Pihak berdasarkan </w:t>
            </w:r>
            <w:r w:rsidRPr="009D1DE3">
              <w:rPr>
                <w:rFonts w:asciiTheme="minorHAnsi" w:hAnsiTheme="minorHAnsi" w:cstheme="minorHAnsi"/>
                <w:sz w:val="20"/>
                <w:szCs w:val="20"/>
                <w:lang w:val="sv-SE"/>
              </w:rPr>
              <w:lastRenderedPageBreak/>
              <w:t>anggaran dasar dan/atau surat kuasa/penunjukan yang diberikan oleh masing-masing Pihak kepadanya.</w:t>
            </w:r>
          </w:p>
          <w:p w14:paraId="5FBF9EB0" w14:textId="77777777" w:rsidR="00043A54" w:rsidRPr="009D1DE3" w:rsidRDefault="00043A54" w:rsidP="00043A54">
            <w:pPr>
              <w:pStyle w:val="Standard"/>
              <w:numPr>
                <w:ilvl w:val="0"/>
                <w:numId w:val="36"/>
              </w:numPr>
              <w:jc w:val="both"/>
              <w:rPr>
                <w:rFonts w:asciiTheme="minorHAnsi" w:hAnsiTheme="minorHAnsi" w:cstheme="minorHAnsi"/>
                <w:sz w:val="20"/>
                <w:szCs w:val="20"/>
                <w:lang w:val="sv-SE"/>
              </w:rPr>
            </w:pPr>
            <w:r w:rsidRPr="009D1DE3">
              <w:rPr>
                <w:rFonts w:asciiTheme="minorHAnsi" w:hAnsiTheme="minorHAnsi" w:cstheme="minorHAnsi"/>
                <w:sz w:val="20"/>
                <w:szCs w:val="20"/>
                <w:lang w:val="sv-SE"/>
              </w:rPr>
              <w:t>Pada saat ditandatanganinya Perjanjian ini, tidak ada gugatan, pengajuan atau tuntutan hukum yang tertunda yang secara material dapat mempengaruhi kemampuan masing-masing Pihak untuk melaksanakan kewajiban-kewajibannya berdasarkan Perjanjian ini dan/atau mempengaruhi keabsahan Perjanjian ini.</w:t>
            </w:r>
          </w:p>
          <w:p w14:paraId="55379D14" w14:textId="77777777" w:rsidR="00043A54" w:rsidRPr="009D1DE3" w:rsidRDefault="00043A54" w:rsidP="00043A54">
            <w:pPr>
              <w:pStyle w:val="Standard"/>
              <w:numPr>
                <w:ilvl w:val="0"/>
                <w:numId w:val="36"/>
              </w:numPr>
              <w:jc w:val="both"/>
              <w:rPr>
                <w:rFonts w:asciiTheme="minorHAnsi" w:hAnsiTheme="minorHAnsi" w:cstheme="minorHAnsi"/>
                <w:sz w:val="20"/>
                <w:szCs w:val="20"/>
                <w:lang w:val="sv-SE"/>
              </w:rPr>
            </w:pPr>
            <w:r w:rsidRPr="009D1DE3">
              <w:rPr>
                <w:rFonts w:asciiTheme="minorHAnsi" w:hAnsiTheme="minorHAnsi" w:cstheme="minorHAnsi"/>
                <w:sz w:val="20"/>
                <w:szCs w:val="20"/>
                <w:lang w:val="sv-SE"/>
              </w:rPr>
              <w:t>Segala keterangan dan informasi yang diberikan oleh Para Pihak sehubungan dengan Perjanjian ini adalah benar adanya.</w:t>
            </w:r>
          </w:p>
          <w:p w14:paraId="03608B31" w14:textId="77777777" w:rsidR="00043A54" w:rsidRPr="009D1DE3" w:rsidRDefault="00043A54" w:rsidP="00F65EA2">
            <w:pPr>
              <w:pStyle w:val="Standard"/>
              <w:jc w:val="both"/>
              <w:rPr>
                <w:rFonts w:asciiTheme="minorHAnsi" w:hAnsiTheme="minorHAnsi" w:cstheme="minorHAnsi"/>
                <w:sz w:val="20"/>
                <w:szCs w:val="20"/>
                <w:lang w:val="sv-SE"/>
              </w:rPr>
            </w:pPr>
          </w:p>
          <w:p w14:paraId="29C887E1" w14:textId="77777777" w:rsidR="00043A54" w:rsidRPr="00CF3C55" w:rsidRDefault="00043A54" w:rsidP="00043A54">
            <w:pPr>
              <w:pStyle w:val="ListParagraph"/>
              <w:numPr>
                <w:ilvl w:val="0"/>
                <w:numId w:val="9"/>
              </w:numPr>
              <w:jc w:val="both"/>
              <w:rPr>
                <w:rFonts w:cstheme="minorHAnsi"/>
                <w:b/>
                <w:bCs/>
                <w:sz w:val="20"/>
                <w:szCs w:val="20"/>
                <w:lang w:val="en-US"/>
              </w:rPr>
            </w:pPr>
            <w:r w:rsidRPr="00CF3C55">
              <w:rPr>
                <w:rFonts w:cstheme="minorHAnsi"/>
                <w:b/>
                <w:bCs/>
                <w:sz w:val="20"/>
                <w:szCs w:val="20"/>
                <w:lang w:val="en-US"/>
              </w:rPr>
              <w:t>Pembatasan Tanggung Jawab.</w:t>
            </w:r>
          </w:p>
          <w:p w14:paraId="0D119B9B" w14:textId="77777777" w:rsidR="00043A54" w:rsidRPr="009D1DE3" w:rsidRDefault="00043A54" w:rsidP="00043A54">
            <w:pPr>
              <w:pStyle w:val="ListParagraph"/>
              <w:numPr>
                <w:ilvl w:val="0"/>
                <w:numId w:val="31"/>
              </w:numPr>
              <w:ind w:right="77"/>
              <w:jc w:val="both"/>
              <w:rPr>
                <w:rFonts w:cstheme="minorHAnsi"/>
                <w:sz w:val="20"/>
                <w:szCs w:val="20"/>
              </w:rPr>
            </w:pPr>
            <w:bookmarkStart w:id="103" w:name="_Hlk86074374"/>
            <w:r w:rsidRPr="00CF3C55">
              <w:rPr>
                <w:rFonts w:cstheme="minorHAnsi"/>
                <w:bCs/>
                <w:sz w:val="20"/>
                <w:szCs w:val="20"/>
              </w:rPr>
              <w:t xml:space="preserve">Pihak Kedua bertanggungjawab penuh, mengganti rugi dan membebaskan Pihak Pertama termasuk Komisaris, Direksi, afiliasi perusahaan serta seluruh </w:t>
            </w:r>
            <w:r w:rsidRPr="00CF3C55">
              <w:rPr>
                <w:rFonts w:cstheme="minorHAnsi"/>
                <w:bCs/>
                <w:sz w:val="20"/>
                <w:szCs w:val="20"/>
                <w:lang w:val="en-US"/>
              </w:rPr>
              <w:t>karyawan</w:t>
            </w:r>
            <w:r w:rsidRPr="00CF3C55">
              <w:rPr>
                <w:rFonts w:cstheme="minorHAnsi"/>
                <w:bCs/>
                <w:sz w:val="20"/>
                <w:szCs w:val="20"/>
              </w:rPr>
              <w:t xml:space="preserve">nya dari segala tuntutan, biaya jasa hukum, klaim, ganti rugi dalam bentuk apapun dari </w:t>
            </w:r>
            <w:r w:rsidRPr="00CF3C55">
              <w:rPr>
                <w:rFonts w:cstheme="minorHAnsi"/>
                <w:bCs/>
                <w:sz w:val="20"/>
                <w:szCs w:val="20"/>
                <w:lang w:val="en-US"/>
              </w:rPr>
              <w:t xml:space="preserve">Pasien atau </w:t>
            </w:r>
            <w:r w:rsidRPr="00CF3C55">
              <w:rPr>
                <w:rFonts w:cstheme="minorHAnsi"/>
                <w:bCs/>
                <w:sz w:val="20"/>
                <w:szCs w:val="20"/>
              </w:rPr>
              <w:t xml:space="preserve">pihak ketiga manapun yang timbul karena kesalahan atau kesengajaan atau kelalaian </w:t>
            </w:r>
            <w:r w:rsidRPr="00CF3C55">
              <w:rPr>
                <w:rFonts w:cstheme="minorHAnsi"/>
                <w:bCs/>
                <w:sz w:val="20"/>
                <w:szCs w:val="20"/>
                <w:lang w:val="en-US"/>
              </w:rPr>
              <w:t xml:space="preserve">Pasien dan/atau </w:t>
            </w:r>
            <w:r w:rsidRPr="00CF3C55">
              <w:rPr>
                <w:rFonts w:cstheme="minorHAnsi"/>
                <w:bCs/>
                <w:sz w:val="20"/>
                <w:szCs w:val="20"/>
              </w:rPr>
              <w:t xml:space="preserve">Pihak Kedua sehubungan pelaksanaan Perjanjian ini termasuk namun tidak terbatas pada kesalahan Pihak Kedua </w:t>
            </w:r>
            <w:r w:rsidRPr="00CF3C55">
              <w:rPr>
                <w:rFonts w:cstheme="minorHAnsi"/>
                <w:bCs/>
                <w:sz w:val="20"/>
                <w:szCs w:val="20"/>
                <w:lang w:val="en-US"/>
              </w:rPr>
              <w:t xml:space="preserve">dalam </w:t>
            </w:r>
            <w:r w:rsidRPr="00CF3C55">
              <w:rPr>
                <w:rFonts w:cstheme="minorHAnsi"/>
                <w:bCs/>
                <w:sz w:val="20"/>
                <w:szCs w:val="20"/>
              </w:rPr>
              <w:t xml:space="preserve">memberikan verifikasi </w:t>
            </w:r>
            <w:r w:rsidRPr="00CF3C55">
              <w:rPr>
                <w:rFonts w:cstheme="minorHAnsi"/>
                <w:bCs/>
                <w:sz w:val="20"/>
                <w:szCs w:val="20"/>
                <w:lang w:val="en-US"/>
              </w:rPr>
              <w:t>Pasien atau pihak lain untuk menjadi p</w:t>
            </w:r>
            <w:r w:rsidRPr="00CF3C55">
              <w:rPr>
                <w:rFonts w:cstheme="minorHAnsi"/>
                <w:bCs/>
                <w:sz w:val="20"/>
                <w:szCs w:val="20"/>
              </w:rPr>
              <w:t>asien tanggungan Pihak Kedua</w:t>
            </w:r>
            <w:r w:rsidRPr="00CF3C55">
              <w:rPr>
                <w:rFonts w:cstheme="minorHAnsi"/>
                <w:bCs/>
                <w:sz w:val="20"/>
                <w:szCs w:val="20"/>
                <w:lang w:val="en-US"/>
              </w:rPr>
              <w:t xml:space="preserve"> dan/atau kelalaian untuk memberikan Konfirmasi Validitas/Surat Jaminan atas Pasien dan/atau kesalahan Surat Jaminan atas Pasien dan/atau ketidakakuratan pemberian informasi medis yang disampaikan oleh Pasien termasuk informasi awal kesehatan Pasien saat proses </w:t>
            </w:r>
            <w:r w:rsidRPr="00CF3C55">
              <w:rPr>
                <w:rFonts w:cstheme="minorHAnsi"/>
                <w:bCs/>
                <w:i/>
                <w:iCs/>
                <w:sz w:val="20"/>
                <w:szCs w:val="20"/>
                <w:lang w:val="en-US"/>
              </w:rPr>
              <w:t xml:space="preserve">screening </w:t>
            </w:r>
            <w:r w:rsidRPr="00CF3C55">
              <w:rPr>
                <w:rFonts w:cstheme="minorHAnsi"/>
                <w:bCs/>
                <w:sz w:val="20"/>
                <w:szCs w:val="20"/>
                <w:lang w:val="en-US"/>
              </w:rPr>
              <w:t xml:space="preserve">Pelayanan Kesehatan </w:t>
            </w:r>
            <w:r w:rsidRPr="00CF3C55">
              <w:rPr>
                <w:rFonts w:cstheme="minorHAnsi"/>
                <w:bCs/>
                <w:i/>
                <w:iCs/>
                <w:sz w:val="20"/>
                <w:szCs w:val="20"/>
                <w:lang w:val="en-US"/>
              </w:rPr>
              <w:t>Homecare</w:t>
            </w:r>
            <w:r w:rsidRPr="00CF3C55">
              <w:rPr>
                <w:rFonts w:cstheme="minorHAnsi"/>
                <w:bCs/>
                <w:sz w:val="20"/>
                <w:szCs w:val="20"/>
                <w:lang w:val="en-US"/>
              </w:rPr>
              <w:t xml:space="preserve"> oleh Pihak Pertama</w:t>
            </w:r>
            <w:r w:rsidRPr="00CF3C55">
              <w:rPr>
                <w:rFonts w:cstheme="minorHAnsi"/>
                <w:bCs/>
                <w:sz w:val="20"/>
                <w:szCs w:val="20"/>
              </w:rPr>
              <w:t>. Kecuali Pihak Kedua dapat membuktikan bahwa hal tersebut timbul karena adanya kesalahan yang disengaja oleh Pihak Pertama, maka Pihak Pertama akan bertanggungjawab dengan nilai total tanggung jawab Pihak Pertama selama jangka waktu Perjanjian ini berlangsung kepada Pihak Kedua adalah sebesar pembayaran yang telah diterima oleh Pihak Pertama.</w:t>
            </w:r>
          </w:p>
          <w:p w14:paraId="361A6080" w14:textId="77777777" w:rsidR="00043A54" w:rsidRPr="009D1DE3" w:rsidRDefault="00043A54" w:rsidP="00043A54">
            <w:pPr>
              <w:pStyle w:val="ListParagraph"/>
              <w:numPr>
                <w:ilvl w:val="0"/>
                <w:numId w:val="31"/>
              </w:numPr>
              <w:ind w:right="77"/>
              <w:jc w:val="both"/>
              <w:rPr>
                <w:rFonts w:cstheme="minorHAnsi"/>
                <w:sz w:val="20"/>
                <w:szCs w:val="20"/>
              </w:rPr>
            </w:pPr>
            <w:r w:rsidRPr="009D1DE3">
              <w:rPr>
                <w:rFonts w:cstheme="minorHAnsi"/>
                <w:sz w:val="20"/>
                <w:szCs w:val="20"/>
              </w:rPr>
              <w:t xml:space="preserve">Dalam keadaan apapun Pihak Pertama tidak akan bertanggung jawab atas setiap kerugian atau kehilangan Pihak Kedua yang bersifat konsekuensial, tidak dapat diduga, tidak dapat diprediksi, insidental, tidak langsung, khusus atau hukuman, kehilangan atau pengeluaran sehubungan dengan gangguan bisnis, kehilangan usaha, kehilangan keuntungan atau kehilangan simpanan, kerusakan dan/atau </w:t>
            </w:r>
            <w:r w:rsidRPr="009D1DE3">
              <w:rPr>
                <w:rFonts w:cstheme="minorHAnsi"/>
                <w:sz w:val="20"/>
                <w:szCs w:val="20"/>
              </w:rPr>
              <w:lastRenderedPageBreak/>
              <w:t>kehilangan data/informasi walaupun telah diberitahukan mengenai kemungkinan adanya hal tersebut</w:t>
            </w:r>
            <w:bookmarkEnd w:id="103"/>
            <w:r w:rsidRPr="009D1DE3">
              <w:rPr>
                <w:rFonts w:cstheme="minorHAnsi"/>
                <w:sz w:val="20"/>
                <w:szCs w:val="20"/>
              </w:rPr>
              <w:t>.</w:t>
            </w:r>
          </w:p>
          <w:p w14:paraId="2CF4D7DB" w14:textId="77777777" w:rsidR="00043A54" w:rsidRPr="009D1DE3" w:rsidRDefault="00043A54" w:rsidP="00043A54">
            <w:pPr>
              <w:pStyle w:val="ListParagraph"/>
              <w:numPr>
                <w:ilvl w:val="0"/>
                <w:numId w:val="31"/>
              </w:numPr>
              <w:ind w:right="77"/>
              <w:jc w:val="both"/>
              <w:rPr>
                <w:rFonts w:cstheme="minorHAnsi"/>
                <w:sz w:val="20"/>
                <w:szCs w:val="20"/>
              </w:rPr>
            </w:pPr>
            <w:r w:rsidRPr="009D1DE3">
              <w:rPr>
                <w:rFonts w:cstheme="minorHAnsi"/>
                <w:sz w:val="20"/>
                <w:szCs w:val="20"/>
              </w:rPr>
              <w:t>Dalam hal terjadi perselisihan atau permasalahan antara Pihak Kedua dengan Pasien dan/atau dengan pihak lain sehubungan dengan pelaksanaan Perjanjian ini, maka Pihak Kedua bertanggung jawab untuk menyelesaikannya tanpa melibatkan Pihak Pertama</w:t>
            </w:r>
            <w:r w:rsidRPr="00CF3C55">
              <w:rPr>
                <w:rFonts w:cstheme="minorHAnsi"/>
                <w:sz w:val="20"/>
                <w:szCs w:val="20"/>
              </w:rPr>
              <w:t>.</w:t>
            </w:r>
          </w:p>
          <w:p w14:paraId="4809BFBB" w14:textId="77777777" w:rsidR="00043A54" w:rsidRPr="009D1DE3" w:rsidRDefault="00043A54" w:rsidP="00BC3EAA">
            <w:pPr>
              <w:pStyle w:val="ListParagraph"/>
              <w:ind w:left="360" w:right="77"/>
              <w:jc w:val="both"/>
              <w:rPr>
                <w:rFonts w:cstheme="minorHAnsi"/>
                <w:sz w:val="20"/>
                <w:szCs w:val="20"/>
              </w:rPr>
            </w:pPr>
          </w:p>
          <w:p w14:paraId="390D343D" w14:textId="77777777" w:rsidR="00043A54" w:rsidRPr="00CF3C55" w:rsidRDefault="00043A54" w:rsidP="00043A54">
            <w:pPr>
              <w:pStyle w:val="ListParagraph"/>
              <w:numPr>
                <w:ilvl w:val="0"/>
                <w:numId w:val="9"/>
              </w:numPr>
              <w:jc w:val="both"/>
              <w:rPr>
                <w:rFonts w:cstheme="minorHAnsi"/>
                <w:sz w:val="20"/>
                <w:szCs w:val="20"/>
                <w:lang w:val="en-US"/>
              </w:rPr>
            </w:pPr>
            <w:r w:rsidRPr="00CF3C55">
              <w:rPr>
                <w:rFonts w:cstheme="minorHAnsi"/>
                <w:b/>
                <w:bCs/>
                <w:sz w:val="20"/>
                <w:szCs w:val="20"/>
                <w:lang w:val="en-US"/>
              </w:rPr>
              <w:t>Non-Eksklusivitas.</w:t>
            </w:r>
          </w:p>
          <w:p w14:paraId="4A99D0B1" w14:textId="77777777" w:rsidR="00043A54" w:rsidRPr="00CF3C55" w:rsidRDefault="00043A54" w:rsidP="00BC3EAA">
            <w:pPr>
              <w:pStyle w:val="ListParagraph"/>
              <w:ind w:left="360"/>
              <w:jc w:val="both"/>
              <w:rPr>
                <w:rFonts w:cstheme="minorHAnsi"/>
                <w:sz w:val="20"/>
                <w:szCs w:val="20"/>
                <w:lang w:val="en-US"/>
              </w:rPr>
            </w:pPr>
            <w:r w:rsidRPr="00CF3C55">
              <w:rPr>
                <w:rFonts w:cstheme="minorHAnsi"/>
                <w:sz w:val="20"/>
                <w:szCs w:val="20"/>
                <w:lang w:val="en-US"/>
              </w:rPr>
              <w:t>Para Pihak sepakat bahwa kerjasama dan/atau Perjanjian ini tidak bersifat eksklusif, dimana Para Pihak dapat bekerjasama dengan pihak lainnya dengan skema kerjasama sebagaimana disebutkan dalam Perjanjian ini maupun dengan skema kerjasama yang berbeda.</w:t>
            </w:r>
          </w:p>
          <w:p w14:paraId="09E7E98D" w14:textId="77777777" w:rsidR="00043A54" w:rsidRPr="00CF3C55" w:rsidRDefault="00043A54" w:rsidP="00BC3EAA">
            <w:pPr>
              <w:jc w:val="both"/>
              <w:rPr>
                <w:rFonts w:asciiTheme="minorHAnsi" w:hAnsiTheme="minorHAnsi" w:cstheme="minorHAnsi"/>
                <w:sz w:val="20"/>
                <w:szCs w:val="20"/>
                <w:lang w:val="en-US"/>
              </w:rPr>
            </w:pPr>
          </w:p>
          <w:p w14:paraId="20F77222" w14:textId="77777777" w:rsidR="00043A54" w:rsidRPr="00CF3C55" w:rsidRDefault="00043A54" w:rsidP="00043A54">
            <w:pPr>
              <w:pStyle w:val="ListParagraph"/>
              <w:numPr>
                <w:ilvl w:val="0"/>
                <w:numId w:val="9"/>
              </w:numPr>
              <w:jc w:val="both"/>
              <w:rPr>
                <w:rFonts w:cstheme="minorHAnsi"/>
                <w:b/>
                <w:bCs/>
                <w:sz w:val="20"/>
                <w:szCs w:val="20"/>
                <w:lang w:val="en-US"/>
              </w:rPr>
            </w:pPr>
            <w:r w:rsidRPr="00CF3C55">
              <w:rPr>
                <w:rFonts w:cstheme="minorHAnsi"/>
                <w:b/>
                <w:bCs/>
                <w:sz w:val="20"/>
                <w:szCs w:val="20"/>
                <w:lang w:val="en-US"/>
              </w:rPr>
              <w:t>Anti Suap dan Anti Korupsi.</w:t>
            </w:r>
          </w:p>
          <w:p w14:paraId="4FE246C3" w14:textId="77777777" w:rsidR="00043A54" w:rsidRPr="00CF3C55" w:rsidRDefault="00043A54" w:rsidP="00043A54">
            <w:pPr>
              <w:pStyle w:val="ListParagraph"/>
              <w:numPr>
                <w:ilvl w:val="0"/>
                <w:numId w:val="32"/>
              </w:numPr>
              <w:ind w:left="333"/>
              <w:jc w:val="both"/>
              <w:rPr>
                <w:rFonts w:cstheme="minorHAnsi"/>
                <w:sz w:val="20"/>
                <w:szCs w:val="20"/>
                <w:lang w:val="en-US"/>
              </w:rPr>
            </w:pPr>
            <w:r w:rsidRPr="00CF3C55">
              <w:rPr>
                <w:rFonts w:cstheme="minorHAnsi"/>
                <w:sz w:val="20"/>
                <w:szCs w:val="20"/>
                <w:lang w:val="en-US"/>
              </w:rPr>
              <w:t xml:space="preserve">Para Pihak menyatakan bahwa masing-masing Pihak telah mengetahui seluruh peraturan perundang-undangan anti-suap dan anti-korupsi yang berlaku di Republik Indonesia (selanjutnya akan disebut dengan Peraturan mengenai Anti Suap dan Anti Korupsi) dalam setiap transaksi dan kegiatan yang dilakukan sehubungan dengan Perjanjian ini, dan tidak akan melakukan tindakan apapun yang mungkin melanggar  Peraturan mengenai Anti Suap dan Anti Korupsi. Oleh karena itu,  Para Pihak dengan ini setuju bahwa: </w:t>
            </w:r>
          </w:p>
          <w:p w14:paraId="36C17A76" w14:textId="77777777" w:rsidR="00043A54" w:rsidRPr="00CF3C55" w:rsidRDefault="00043A54" w:rsidP="00043A54">
            <w:pPr>
              <w:pStyle w:val="ListParagraph"/>
              <w:numPr>
                <w:ilvl w:val="0"/>
                <w:numId w:val="33"/>
              </w:numPr>
              <w:ind w:left="603" w:hanging="243"/>
              <w:jc w:val="both"/>
              <w:rPr>
                <w:rFonts w:cstheme="minorHAnsi"/>
                <w:sz w:val="20"/>
                <w:szCs w:val="20"/>
                <w:lang w:val="en-US"/>
              </w:rPr>
            </w:pPr>
            <w:r w:rsidRPr="00CF3C55">
              <w:rPr>
                <w:rFonts w:cstheme="minorHAnsi"/>
                <w:sz w:val="20"/>
                <w:szCs w:val="20"/>
                <w:lang w:val="en-US"/>
              </w:rPr>
              <w:t>Para Pihak tidak akan, secara langsung maupun tidak langsung, membayar, menawarkan atau berjanji untuk membayar atau mengalihkan apapun dengan nilai berapapun kepada pejabat atau karyawan dari Para Pihak, pejabat pemerintah, atau kepada partai politik atau kandidat untuk jabatan politik, dengan tujuan untuk mempengaruhi pengambilan keputusan yang menguntungkan bisnis pihak lainnya yang bertentangan dengan Peraturan mengenai Anti Suap dan Anti Korupsi;</w:t>
            </w:r>
          </w:p>
          <w:p w14:paraId="3783CF9E" w14:textId="77777777" w:rsidR="00043A54" w:rsidRPr="00CF3C55" w:rsidRDefault="00043A54" w:rsidP="00043A54">
            <w:pPr>
              <w:pStyle w:val="ListParagraph"/>
              <w:numPr>
                <w:ilvl w:val="0"/>
                <w:numId w:val="33"/>
              </w:numPr>
              <w:ind w:left="603" w:hanging="243"/>
              <w:jc w:val="both"/>
              <w:rPr>
                <w:rFonts w:cstheme="minorHAnsi"/>
                <w:sz w:val="20"/>
                <w:szCs w:val="20"/>
                <w:lang w:val="en-US"/>
              </w:rPr>
            </w:pPr>
            <w:r w:rsidRPr="00CF3C55">
              <w:rPr>
                <w:rFonts w:cstheme="minorHAnsi"/>
                <w:sz w:val="20"/>
                <w:szCs w:val="20"/>
                <w:lang w:val="en-US"/>
              </w:rPr>
              <w:t xml:space="preserve">Para Pihak akan memelihara catatan yang benar dan akurat sesuai kebutuhan serta memastikan kepatuhan terhadap Perjanjian ini dan akan menyediakan Pihak lainnya  bukti tertulis atas kepatuhan tersebut apabila diperlukan berdasarkan permintaan dari Pihak yang memerlukan; </w:t>
            </w:r>
          </w:p>
          <w:p w14:paraId="56C0B691" w14:textId="77777777" w:rsidR="00043A54" w:rsidRDefault="00043A54" w:rsidP="00043A54">
            <w:pPr>
              <w:pStyle w:val="ListParagraph"/>
              <w:numPr>
                <w:ilvl w:val="0"/>
                <w:numId w:val="33"/>
              </w:numPr>
              <w:ind w:left="603" w:hanging="243"/>
              <w:jc w:val="both"/>
              <w:rPr>
                <w:rFonts w:cstheme="minorHAnsi"/>
                <w:sz w:val="20"/>
                <w:szCs w:val="20"/>
                <w:lang w:val="en-US"/>
              </w:rPr>
            </w:pPr>
            <w:r w:rsidRPr="00CF3C55">
              <w:rPr>
                <w:rFonts w:cstheme="minorHAnsi"/>
                <w:sz w:val="20"/>
                <w:szCs w:val="20"/>
                <w:lang w:val="en-US"/>
              </w:rPr>
              <w:lastRenderedPageBreak/>
              <w:t>Masing-masing Pihak mempunyai hak untuk mengaudit pembukuan dan catatan Pihak lainnya untuk tujuan menilai kepatuhan terhadap ketentuan Perjanjian ini dengan melakukan pemberitahuan tertulis terlebih dahulu paling lambat 7 (tujuh) hari kalender sebelumnya, sepanjang pembukuan dan catatan tersebut berhubungan dengan pelaksanaan kewajiban dalam Perjanjian ini.</w:t>
            </w:r>
          </w:p>
          <w:p w14:paraId="52615D8A" w14:textId="77777777" w:rsidR="00492EFC" w:rsidRPr="00CF3C55" w:rsidRDefault="00492EFC" w:rsidP="009D1DE3">
            <w:pPr>
              <w:pStyle w:val="ListParagraph"/>
              <w:ind w:left="603"/>
              <w:jc w:val="both"/>
              <w:rPr>
                <w:rFonts w:cstheme="minorHAnsi"/>
                <w:sz w:val="20"/>
                <w:szCs w:val="20"/>
                <w:lang w:val="en-US"/>
              </w:rPr>
            </w:pPr>
          </w:p>
          <w:p w14:paraId="3A28AE2B" w14:textId="77777777" w:rsidR="00043A54" w:rsidRPr="00CF3C55" w:rsidRDefault="00043A54" w:rsidP="00043A54">
            <w:pPr>
              <w:pStyle w:val="ListParagraph"/>
              <w:numPr>
                <w:ilvl w:val="0"/>
                <w:numId w:val="32"/>
              </w:numPr>
              <w:ind w:left="333"/>
              <w:jc w:val="both"/>
              <w:rPr>
                <w:rFonts w:cstheme="minorHAnsi"/>
                <w:sz w:val="20"/>
                <w:szCs w:val="20"/>
                <w:lang w:val="en-US"/>
              </w:rPr>
            </w:pPr>
            <w:r w:rsidRPr="00CF3C55">
              <w:rPr>
                <w:rFonts w:cstheme="minorHAnsi"/>
                <w:sz w:val="20"/>
                <w:szCs w:val="20"/>
                <w:lang w:val="en-US"/>
              </w:rPr>
              <w:t>Para Pihak harus memenuhi, dan harus memastikan bahwa masing-masing dari pemimpin, pemilik, pemegang saham, pejabat, direksi, karyawan dan agen mematuhi, semua Peraturan mengenai Anti Suap dan Anti Korupsi yang berlaku dalam setiap transaksi dan kegiatan yang dilakukan sehubungan dengan Perjanjian ini.</w:t>
            </w:r>
          </w:p>
          <w:p w14:paraId="45AE8B20" w14:textId="77777777" w:rsidR="00043A54" w:rsidRPr="00CF3C55" w:rsidRDefault="00043A54" w:rsidP="00BC3EAA">
            <w:pPr>
              <w:pStyle w:val="ListParagraph"/>
              <w:ind w:left="333"/>
              <w:jc w:val="both"/>
              <w:rPr>
                <w:rFonts w:cstheme="minorHAnsi"/>
                <w:sz w:val="20"/>
                <w:szCs w:val="20"/>
                <w:lang w:val="en-US"/>
              </w:rPr>
            </w:pPr>
          </w:p>
          <w:p w14:paraId="541C2CDB" w14:textId="77777777" w:rsidR="00043A54" w:rsidRPr="00CF3C55" w:rsidRDefault="00043A54" w:rsidP="00043A54">
            <w:pPr>
              <w:pStyle w:val="ListParagraph"/>
              <w:numPr>
                <w:ilvl w:val="0"/>
                <w:numId w:val="9"/>
              </w:numPr>
              <w:jc w:val="both"/>
              <w:rPr>
                <w:rFonts w:cstheme="minorHAnsi"/>
                <w:sz w:val="20"/>
                <w:szCs w:val="20"/>
                <w:lang w:val="en-US"/>
              </w:rPr>
            </w:pPr>
            <w:r w:rsidRPr="00CF3C55">
              <w:rPr>
                <w:rFonts w:cstheme="minorHAnsi"/>
                <w:b/>
                <w:bCs/>
                <w:sz w:val="20"/>
                <w:szCs w:val="20"/>
                <w:lang w:val="en-US"/>
              </w:rPr>
              <w:t>Lain-Lain.</w:t>
            </w:r>
          </w:p>
          <w:p w14:paraId="57F1AC6B" w14:textId="77777777" w:rsidR="00043A54" w:rsidRPr="009D1DE3" w:rsidRDefault="00043A54" w:rsidP="00043A54">
            <w:pPr>
              <w:pStyle w:val="ListParagraph"/>
              <w:numPr>
                <w:ilvl w:val="0"/>
                <w:numId w:val="14"/>
              </w:numPr>
              <w:jc w:val="both"/>
              <w:rPr>
                <w:rFonts w:cstheme="minorHAnsi"/>
                <w:sz w:val="20"/>
                <w:szCs w:val="20"/>
                <w:lang w:val="sv-SE"/>
              </w:rPr>
            </w:pPr>
            <w:r w:rsidRPr="00CF3C55">
              <w:rPr>
                <w:rFonts w:cstheme="minorHAnsi"/>
                <w:sz w:val="20"/>
                <w:szCs w:val="20"/>
              </w:rPr>
              <w:t>Apabila ada ketentuan dari Perjanjian ini yang menjadi tidak sah, tidak berlaku atau tidak dapat dilaksanakan, maka ketentuan-ketentuan lain dari Perjanjian ini tetap berlaku. Namun demikian, Para Pihak akan sesegera mungkin mengganti ketentuan tersebut dengan ketentuan baru yang sedapat mungkin mempunyai penafsiran yang paling dekat dengannya.</w:t>
            </w:r>
          </w:p>
          <w:p w14:paraId="6D705D0F" w14:textId="77777777" w:rsidR="00043A54" w:rsidRPr="009D1DE3" w:rsidRDefault="00043A54" w:rsidP="00043A54">
            <w:pPr>
              <w:pStyle w:val="ListParagraph"/>
              <w:numPr>
                <w:ilvl w:val="0"/>
                <w:numId w:val="14"/>
              </w:numPr>
              <w:jc w:val="both"/>
              <w:rPr>
                <w:rFonts w:cstheme="minorHAnsi"/>
                <w:sz w:val="20"/>
                <w:szCs w:val="20"/>
                <w:lang w:val="sv-SE"/>
              </w:rPr>
            </w:pPr>
            <w:r w:rsidRPr="00CF3C55">
              <w:rPr>
                <w:rFonts w:cstheme="minorHAnsi"/>
                <w:bCs/>
                <w:sz w:val="20"/>
                <w:szCs w:val="20"/>
              </w:rPr>
              <w:t>Masing-masing Pihak tidak boleh mengalihkan sebagian atau seluruh hak dan kewajibannya berdasarkan Perjanjian ini kepada pihak ketiga siapapun tanpa persetujuan tertulis lebih dulu Pihak lain.</w:t>
            </w:r>
          </w:p>
          <w:p w14:paraId="0AAF00A3" w14:textId="77777777" w:rsidR="00043A54" w:rsidRPr="009D1DE3" w:rsidRDefault="00043A54" w:rsidP="00043A54">
            <w:pPr>
              <w:pStyle w:val="ListParagraph"/>
              <w:numPr>
                <w:ilvl w:val="0"/>
                <w:numId w:val="14"/>
              </w:numPr>
              <w:jc w:val="both"/>
              <w:rPr>
                <w:rFonts w:cstheme="minorHAnsi"/>
                <w:sz w:val="20"/>
                <w:szCs w:val="20"/>
                <w:lang w:val="sv-SE"/>
              </w:rPr>
            </w:pPr>
            <w:r w:rsidRPr="00CF3C55">
              <w:rPr>
                <w:rFonts w:cstheme="minorHAnsi"/>
                <w:bCs/>
                <w:sz w:val="20"/>
                <w:szCs w:val="20"/>
              </w:rPr>
              <w:t>Sebagian atau seluruh syarat dan ketentuan dari Perjanjian ini hanya dapat diubah berdasarkan persetujuan tertulis Para Pihak</w:t>
            </w:r>
            <w:r w:rsidRPr="009D1DE3">
              <w:rPr>
                <w:rFonts w:cstheme="minorHAnsi"/>
                <w:bCs/>
                <w:sz w:val="20"/>
                <w:szCs w:val="20"/>
                <w:lang w:val="sv-SE"/>
              </w:rPr>
              <w:t>, kecuali untuk perubahan Lampiran I, IV dan V maka cukup dengan pemberitahuan tertulis oleh Pihak yang mengubah kepada Pihak lain.</w:t>
            </w:r>
          </w:p>
          <w:p w14:paraId="76B82E2D" w14:textId="77777777" w:rsidR="00043A54" w:rsidRPr="009D1DE3" w:rsidRDefault="00043A54" w:rsidP="00043A54">
            <w:pPr>
              <w:pStyle w:val="ListParagraph"/>
              <w:numPr>
                <w:ilvl w:val="0"/>
                <w:numId w:val="14"/>
              </w:numPr>
              <w:jc w:val="both"/>
              <w:rPr>
                <w:rFonts w:cstheme="minorHAnsi"/>
                <w:sz w:val="20"/>
                <w:szCs w:val="20"/>
                <w:lang w:val="sv-SE"/>
              </w:rPr>
            </w:pPr>
            <w:r w:rsidRPr="009D1DE3">
              <w:rPr>
                <w:rFonts w:cstheme="minorHAnsi"/>
                <w:sz w:val="20"/>
                <w:szCs w:val="20"/>
                <w:lang w:val="sv-SE"/>
              </w:rPr>
              <w:t>Lampiran berikut pengubahannya serta korespondensi dari Perjanjian ini merupakan bagian yang tidak terpisahkan dari Perjanjian ini.</w:t>
            </w:r>
          </w:p>
          <w:p w14:paraId="12D060B2" w14:textId="77777777" w:rsidR="00043A54" w:rsidRPr="009D1DE3" w:rsidRDefault="00043A54" w:rsidP="00043A54">
            <w:pPr>
              <w:pStyle w:val="ListParagraph"/>
              <w:numPr>
                <w:ilvl w:val="0"/>
                <w:numId w:val="14"/>
              </w:numPr>
              <w:jc w:val="both"/>
              <w:rPr>
                <w:rFonts w:cstheme="minorHAnsi"/>
                <w:sz w:val="20"/>
                <w:szCs w:val="20"/>
                <w:lang w:val="sv-SE"/>
              </w:rPr>
            </w:pPr>
            <w:r w:rsidRPr="00CF3C55">
              <w:rPr>
                <w:rFonts w:cstheme="minorHAnsi"/>
                <w:bCs/>
                <w:sz w:val="20"/>
                <w:szCs w:val="20"/>
              </w:rPr>
              <w:t>Perjanjian ini mencakup seluruh syarat dan ketentuan yang disepakati oleh Para Pihak dan menggantikan atau membatalkan semua komitmen atau janji sebelumnya (apabila ada) baik lisan atau tertulis di antara Para Pihak dalam kaitan dengan semua syarat dan ketentuan yang dinyatakan di dalam Perjanjian ini.</w:t>
            </w:r>
          </w:p>
          <w:p w14:paraId="5F1A5950" w14:textId="77777777" w:rsidR="00043A54" w:rsidRPr="009D1DE3" w:rsidRDefault="00043A54" w:rsidP="00043A54">
            <w:pPr>
              <w:pStyle w:val="ListParagraph"/>
              <w:numPr>
                <w:ilvl w:val="0"/>
                <w:numId w:val="14"/>
              </w:numPr>
              <w:jc w:val="both"/>
              <w:rPr>
                <w:rFonts w:cstheme="minorHAnsi"/>
                <w:sz w:val="20"/>
                <w:szCs w:val="20"/>
              </w:rPr>
            </w:pPr>
            <w:r w:rsidRPr="009D1DE3">
              <w:rPr>
                <w:rFonts w:cstheme="minorHAnsi"/>
                <w:bCs/>
                <w:sz w:val="20"/>
                <w:szCs w:val="20"/>
                <w:lang w:val="sv-SE"/>
              </w:rPr>
              <w:t>P</w:t>
            </w:r>
            <w:r w:rsidRPr="00CF3C55">
              <w:rPr>
                <w:rFonts w:cstheme="minorHAnsi"/>
                <w:bCs/>
                <w:sz w:val="20"/>
                <w:szCs w:val="20"/>
              </w:rPr>
              <w:t xml:space="preserve">engelola yang tergabung kedalam Pihak Pertama bertindak secara sendiri-sendiri untuk </w:t>
            </w:r>
            <w:r w:rsidRPr="00CF3C55">
              <w:rPr>
                <w:rFonts w:cstheme="minorHAnsi"/>
                <w:bCs/>
                <w:sz w:val="20"/>
                <w:szCs w:val="20"/>
              </w:rPr>
              <w:lastRenderedPageBreak/>
              <w:t>unit Rumah Sakit yang dikelolanya. Tidak ada satupun ketentuan dalam Perjanjian ini yang dapat diintepretasikan bahwa pengelola tersebut bertanggung jawab secara tanggung renteng.</w:t>
            </w:r>
          </w:p>
          <w:p w14:paraId="10E14B4D" w14:textId="77777777" w:rsidR="00043A54" w:rsidRPr="009D1DE3" w:rsidRDefault="00043A54" w:rsidP="00043A54">
            <w:pPr>
              <w:pStyle w:val="ListParagraph"/>
              <w:numPr>
                <w:ilvl w:val="0"/>
                <w:numId w:val="14"/>
              </w:numPr>
              <w:jc w:val="both"/>
              <w:rPr>
                <w:rFonts w:cstheme="minorHAnsi"/>
                <w:sz w:val="20"/>
                <w:szCs w:val="20"/>
              </w:rPr>
            </w:pPr>
            <w:r w:rsidRPr="009D1DE3">
              <w:rPr>
                <w:rFonts w:cstheme="minorHAnsi"/>
                <w:bCs/>
                <w:sz w:val="20"/>
                <w:szCs w:val="20"/>
              </w:rPr>
              <w:t>Perjanjian ini dibuat dalam bahasa Inggris dan Indonesia, dalam hal timbul inkonsistensi atau kontradiksi antara versi bahasa Inggris dan Indonesia, maka versi bahasa Indonesia yang akan berlaku.</w:t>
            </w:r>
          </w:p>
        </w:tc>
        <w:tc>
          <w:tcPr>
            <w:tcW w:w="4508" w:type="dxa"/>
          </w:tcPr>
          <w:p w14:paraId="2E127867" w14:textId="77777777" w:rsidR="00043A54" w:rsidRPr="00CF3C55" w:rsidRDefault="00043A54" w:rsidP="00043A54">
            <w:pPr>
              <w:pStyle w:val="ListParagraph"/>
              <w:numPr>
                <w:ilvl w:val="0"/>
                <w:numId w:val="20"/>
              </w:numPr>
              <w:jc w:val="both"/>
              <w:rPr>
                <w:rFonts w:cstheme="minorHAnsi"/>
                <w:b/>
                <w:bCs/>
                <w:sz w:val="20"/>
                <w:szCs w:val="20"/>
                <w:lang w:val="en-US"/>
              </w:rPr>
            </w:pPr>
            <w:r w:rsidRPr="00CF3C55">
              <w:rPr>
                <w:rFonts w:cstheme="minorHAnsi"/>
                <w:b/>
                <w:bCs/>
                <w:sz w:val="20"/>
                <w:szCs w:val="20"/>
                <w:lang w:val="en-US"/>
              </w:rPr>
              <w:lastRenderedPageBreak/>
              <w:t>Definition.</w:t>
            </w:r>
          </w:p>
          <w:p w14:paraId="15A1E070" w14:textId="77777777" w:rsidR="00043A54" w:rsidRPr="00CF3C55" w:rsidRDefault="00043A54" w:rsidP="00043A54">
            <w:pPr>
              <w:pStyle w:val="ListParagraph"/>
              <w:numPr>
                <w:ilvl w:val="0"/>
                <w:numId w:val="21"/>
              </w:numPr>
              <w:jc w:val="both"/>
              <w:rPr>
                <w:rFonts w:cstheme="minorHAnsi"/>
                <w:sz w:val="20"/>
                <w:szCs w:val="20"/>
                <w:lang w:val="en-US"/>
              </w:rPr>
            </w:pPr>
            <w:r w:rsidRPr="00CF3C55">
              <w:rPr>
                <w:rFonts w:cstheme="minorHAnsi"/>
                <w:bCs/>
                <w:sz w:val="20"/>
                <w:szCs w:val="20"/>
                <w:lang w:val="en-US"/>
              </w:rPr>
              <w:t xml:space="preserve">“Correspondence Address” means correspondence addresses of the Parties </w:t>
            </w:r>
            <w:r w:rsidRPr="00CF3C55">
              <w:rPr>
                <w:rFonts w:cstheme="minorHAnsi"/>
                <w:bCs/>
                <w:sz w:val="20"/>
                <w:szCs w:val="20"/>
              </w:rPr>
              <w:t>(</w:t>
            </w:r>
            <w:r w:rsidRPr="00CF3C55">
              <w:rPr>
                <w:rFonts w:cstheme="minorHAnsi"/>
                <w:bCs/>
                <w:sz w:val="20"/>
                <w:szCs w:val="20"/>
                <w:lang w:val="en-US"/>
              </w:rPr>
              <w:t xml:space="preserve">in particular those of First Party are subject to the Hospital wherein the Patient is receiving the </w:t>
            </w:r>
            <w:r w:rsidRPr="00CF3C55">
              <w:rPr>
                <w:rFonts w:cstheme="minorHAnsi"/>
                <w:bCs/>
                <w:sz w:val="20"/>
                <w:szCs w:val="20"/>
                <w:lang w:val="en-US"/>
              </w:rPr>
              <w:lastRenderedPageBreak/>
              <w:t>Healthcare Service</w:t>
            </w:r>
            <w:r w:rsidRPr="00CF3C55">
              <w:rPr>
                <w:rFonts w:cstheme="minorHAnsi"/>
                <w:bCs/>
                <w:sz w:val="20"/>
                <w:szCs w:val="20"/>
              </w:rPr>
              <w:t>)</w:t>
            </w:r>
            <w:r w:rsidRPr="00CF3C55">
              <w:rPr>
                <w:rFonts w:cstheme="minorHAnsi"/>
                <w:bCs/>
                <w:sz w:val="20"/>
                <w:szCs w:val="20"/>
                <w:lang w:val="en-US"/>
              </w:rPr>
              <w:t xml:space="preserve"> as mentioned in Article 8 of this Agreement.</w:t>
            </w:r>
          </w:p>
          <w:p w14:paraId="727396E5" w14:textId="4E66AB34" w:rsidR="00043A54" w:rsidRPr="009D1DE3" w:rsidRDefault="00043A54" w:rsidP="009D1DE3">
            <w:pPr>
              <w:pStyle w:val="ListParagraph"/>
              <w:numPr>
                <w:ilvl w:val="0"/>
                <w:numId w:val="21"/>
              </w:numPr>
              <w:jc w:val="both"/>
              <w:rPr>
                <w:rFonts w:cstheme="minorHAnsi"/>
                <w:sz w:val="20"/>
                <w:szCs w:val="20"/>
                <w:lang w:val="en-US"/>
              </w:rPr>
            </w:pPr>
            <w:r w:rsidRPr="00CF3C55">
              <w:rPr>
                <w:rFonts w:cstheme="minorHAnsi"/>
                <w:bCs/>
                <w:sz w:val="20"/>
                <w:szCs w:val="20"/>
                <w:lang w:val="en-US"/>
              </w:rPr>
              <w:t>“Notification Period” means a period of 1 x 24 (</w:t>
            </w:r>
            <w:r w:rsidRPr="00CF3C55">
              <w:rPr>
                <w:rFonts w:cstheme="minorHAnsi"/>
                <w:bCs/>
                <w:sz w:val="20"/>
                <w:szCs w:val="20"/>
              </w:rPr>
              <w:t>one</w:t>
            </w:r>
            <w:r w:rsidRPr="00CF3C55">
              <w:rPr>
                <w:rFonts w:cstheme="minorHAnsi"/>
                <w:bCs/>
                <w:sz w:val="20"/>
                <w:szCs w:val="20"/>
                <w:lang w:val="en-US"/>
              </w:rPr>
              <w:t xml:space="preserve"> times twenty-four) hours as of the Patient’s admission at the Hospital for First Party to notify the admission of the Patient at the Hospital to Second Party.</w:t>
            </w:r>
          </w:p>
          <w:p w14:paraId="5770BFCF" w14:textId="77777777" w:rsidR="00043A54" w:rsidRPr="00CF3C55" w:rsidRDefault="00043A54" w:rsidP="00043A54">
            <w:pPr>
              <w:pStyle w:val="ListParagraph"/>
              <w:numPr>
                <w:ilvl w:val="0"/>
                <w:numId w:val="21"/>
              </w:numPr>
              <w:jc w:val="both"/>
              <w:rPr>
                <w:rFonts w:cstheme="minorHAnsi"/>
                <w:sz w:val="20"/>
                <w:szCs w:val="20"/>
                <w:lang w:val="en-US"/>
              </w:rPr>
            </w:pPr>
            <w:r w:rsidRPr="00CF3C55">
              <w:rPr>
                <w:rFonts w:cstheme="minorHAnsi"/>
                <w:bCs/>
                <w:sz w:val="20"/>
                <w:szCs w:val="20"/>
                <w:lang w:val="en-US"/>
              </w:rPr>
              <w:t>“Submission Period” means a period of 1 x 24 (</w:t>
            </w:r>
            <w:r w:rsidRPr="00CF3C55">
              <w:rPr>
                <w:rFonts w:cstheme="minorHAnsi"/>
                <w:bCs/>
                <w:sz w:val="20"/>
                <w:szCs w:val="20"/>
              </w:rPr>
              <w:t>one</w:t>
            </w:r>
            <w:r w:rsidRPr="00CF3C55">
              <w:rPr>
                <w:rFonts w:cstheme="minorHAnsi"/>
                <w:bCs/>
                <w:sz w:val="20"/>
                <w:szCs w:val="20"/>
                <w:lang w:val="en-US"/>
              </w:rPr>
              <w:t xml:space="preserve"> times twenty-four) hours as of the Patient’s admission at the Hospital for Second Party to issue the Letter of Guarantee or the Validity Confirmation.</w:t>
            </w:r>
          </w:p>
          <w:p w14:paraId="1B7B4257" w14:textId="77777777" w:rsidR="00043A54" w:rsidRPr="00CF3C55" w:rsidRDefault="00043A54" w:rsidP="00043A54">
            <w:pPr>
              <w:pStyle w:val="ListParagraph"/>
              <w:numPr>
                <w:ilvl w:val="0"/>
                <w:numId w:val="21"/>
              </w:numPr>
              <w:jc w:val="both"/>
              <w:rPr>
                <w:rFonts w:cstheme="minorHAnsi"/>
                <w:sz w:val="20"/>
                <w:szCs w:val="20"/>
                <w:lang w:val="en-US"/>
              </w:rPr>
            </w:pPr>
            <w:r w:rsidRPr="00CF3C55">
              <w:rPr>
                <w:rFonts w:cstheme="minorHAnsi"/>
                <w:sz w:val="20"/>
                <w:szCs w:val="20"/>
                <w:lang w:val="en-US"/>
              </w:rPr>
              <w:t>“Fine” means a fine in sum of 1</w:t>
            </w:r>
            <w:r w:rsidRPr="00CF3C55">
              <w:rPr>
                <w:rFonts w:cstheme="minorHAnsi"/>
                <w:sz w:val="20"/>
                <w:szCs w:val="20"/>
                <w:vertAlign w:val="superscript"/>
                <w:lang w:val="en-US"/>
              </w:rPr>
              <w:t>o</w:t>
            </w:r>
            <w:r w:rsidRPr="00CF3C55">
              <w:rPr>
                <w:rFonts w:cstheme="minorHAnsi"/>
                <w:sz w:val="20"/>
                <w:szCs w:val="20"/>
                <w:lang w:val="en-US"/>
              </w:rPr>
              <w:t>/</w:t>
            </w:r>
            <w:r w:rsidRPr="00CF3C55">
              <w:rPr>
                <w:rFonts w:cstheme="minorHAnsi"/>
                <w:sz w:val="20"/>
                <w:szCs w:val="20"/>
                <w:vertAlign w:val="subscript"/>
                <w:lang w:val="en-US"/>
              </w:rPr>
              <w:t>oo</w:t>
            </w:r>
            <w:r w:rsidRPr="00CF3C55">
              <w:rPr>
                <w:rFonts w:cstheme="minorHAnsi"/>
                <w:sz w:val="20"/>
                <w:szCs w:val="20"/>
                <w:lang w:val="en-US"/>
              </w:rPr>
              <w:t xml:space="preserve"> (one permille) of </w:t>
            </w:r>
            <w:r w:rsidRPr="009D1DE3">
              <w:rPr>
                <w:rFonts w:cstheme="minorHAnsi"/>
                <w:sz w:val="20"/>
                <w:szCs w:val="20"/>
                <w:lang w:val="en-US"/>
              </w:rPr>
              <w:t>total invoice of the Healthcare Service submitted by First Party to Second Party.</w:t>
            </w:r>
          </w:p>
          <w:p w14:paraId="19EC704A" w14:textId="53C2CF0B" w:rsidR="00043A54" w:rsidRPr="009D1DE3" w:rsidRDefault="00043A54" w:rsidP="009D1DE3">
            <w:pPr>
              <w:pStyle w:val="ListParagraph"/>
              <w:numPr>
                <w:ilvl w:val="0"/>
                <w:numId w:val="21"/>
              </w:numPr>
              <w:jc w:val="both"/>
              <w:rPr>
                <w:rFonts w:cstheme="minorHAnsi"/>
                <w:sz w:val="20"/>
                <w:szCs w:val="20"/>
                <w:lang w:val="en-US"/>
              </w:rPr>
            </w:pPr>
            <w:r w:rsidRPr="00CF3C55">
              <w:rPr>
                <w:rFonts w:cstheme="minorHAnsi"/>
                <w:sz w:val="20"/>
                <w:szCs w:val="20"/>
                <w:lang w:val="en-US"/>
              </w:rPr>
              <w:t xml:space="preserve">“Maximum Fine” means the Fine that is amounted up to 5% (five percent) of </w:t>
            </w:r>
            <w:r w:rsidRPr="009D1DE3">
              <w:rPr>
                <w:rFonts w:cstheme="minorHAnsi"/>
                <w:sz w:val="20"/>
                <w:szCs w:val="20"/>
                <w:lang w:val="en-US"/>
              </w:rPr>
              <w:t>total invoice of the Healthcare Service submitted by First Party to Second Party.</w:t>
            </w:r>
          </w:p>
          <w:p w14:paraId="615C7BE3" w14:textId="738DBB13" w:rsidR="00043A54" w:rsidRPr="009D1DE3" w:rsidRDefault="00043A54" w:rsidP="009D1DE3">
            <w:pPr>
              <w:pStyle w:val="ListParagraph"/>
              <w:numPr>
                <w:ilvl w:val="0"/>
                <w:numId w:val="21"/>
              </w:numPr>
              <w:jc w:val="both"/>
              <w:rPr>
                <w:rFonts w:cstheme="minorHAnsi"/>
                <w:sz w:val="20"/>
                <w:szCs w:val="20"/>
                <w:lang w:val="en-US"/>
              </w:rPr>
            </w:pPr>
            <w:r w:rsidRPr="00CF3C55">
              <w:rPr>
                <w:rFonts w:cstheme="minorHAnsi"/>
                <w:bCs/>
                <w:sz w:val="20"/>
                <w:szCs w:val="20"/>
                <w:lang w:val="en-US"/>
              </w:rPr>
              <w:t>“Invoice Documents” means original invoice of the Healthcare Service affixed with First Party’s company stamp together with: (a) original receipt being sufficiently duty-stamped;</w:t>
            </w:r>
            <w:r w:rsidRPr="00CF3C55">
              <w:rPr>
                <w:rFonts w:cstheme="minorHAnsi"/>
                <w:bCs/>
                <w:sz w:val="20"/>
                <w:szCs w:val="20"/>
              </w:rPr>
              <w:t xml:space="preserve"> </w:t>
            </w:r>
            <w:r w:rsidRPr="00CF3C55">
              <w:rPr>
                <w:rFonts w:cstheme="minorHAnsi"/>
                <w:bCs/>
                <w:sz w:val="20"/>
                <w:szCs w:val="20"/>
                <w:lang w:val="en-US"/>
              </w:rPr>
              <w:t>(b) photocopies of the Patient Card and the Identity Card; (c) photocopy of the Letter of Guarantee; and (d) Patient’s M</w:t>
            </w:r>
            <w:r w:rsidRPr="00CF3C55">
              <w:rPr>
                <w:rFonts w:cstheme="minorHAnsi"/>
                <w:bCs/>
                <w:sz w:val="20"/>
                <w:szCs w:val="20"/>
              </w:rPr>
              <w:t>edi</w:t>
            </w:r>
            <w:r w:rsidRPr="00CF3C55">
              <w:rPr>
                <w:rFonts w:cstheme="minorHAnsi"/>
                <w:bCs/>
                <w:sz w:val="20"/>
                <w:szCs w:val="20"/>
                <w:lang w:val="en-US"/>
              </w:rPr>
              <w:t>cal</w:t>
            </w:r>
            <w:r w:rsidRPr="00CF3C55">
              <w:rPr>
                <w:rFonts w:cstheme="minorHAnsi"/>
                <w:bCs/>
                <w:sz w:val="20"/>
                <w:szCs w:val="20"/>
              </w:rPr>
              <w:t xml:space="preserve"> </w:t>
            </w:r>
            <w:r w:rsidRPr="00CF3C55">
              <w:rPr>
                <w:rFonts w:cstheme="minorHAnsi"/>
                <w:bCs/>
                <w:sz w:val="20"/>
                <w:szCs w:val="20"/>
                <w:lang w:val="en-US"/>
              </w:rPr>
              <w:t>Record resume/MCU Service result/Covid Examination result.</w:t>
            </w:r>
          </w:p>
          <w:p w14:paraId="34099BFE" w14:textId="77777777" w:rsidR="00043A54" w:rsidRPr="00CF3C55" w:rsidRDefault="00043A54" w:rsidP="00043A54">
            <w:pPr>
              <w:pStyle w:val="ListParagraph"/>
              <w:numPr>
                <w:ilvl w:val="0"/>
                <w:numId w:val="21"/>
              </w:numPr>
              <w:jc w:val="both"/>
              <w:rPr>
                <w:rFonts w:cstheme="minorHAnsi"/>
                <w:sz w:val="20"/>
                <w:szCs w:val="20"/>
                <w:lang w:val="en-US"/>
              </w:rPr>
            </w:pPr>
            <w:r w:rsidRPr="00CF3C55">
              <w:rPr>
                <w:rFonts w:cstheme="minorHAnsi"/>
                <w:bCs/>
                <w:sz w:val="20"/>
                <w:szCs w:val="20"/>
                <w:lang w:val="en-US"/>
              </w:rPr>
              <w:t xml:space="preserve">“Confidential Information” means any and all data and </w:t>
            </w:r>
            <w:r w:rsidRPr="00CF3C55">
              <w:rPr>
                <w:rFonts w:cstheme="minorHAnsi"/>
                <w:bCs/>
                <w:sz w:val="20"/>
                <w:szCs w:val="20"/>
              </w:rPr>
              <w:t>informa</w:t>
            </w:r>
            <w:r w:rsidRPr="00CF3C55">
              <w:rPr>
                <w:rFonts w:cstheme="minorHAnsi"/>
                <w:bCs/>
                <w:sz w:val="20"/>
                <w:szCs w:val="20"/>
                <w:lang w:val="en-US"/>
              </w:rPr>
              <w:t>t</w:t>
            </w:r>
            <w:r w:rsidRPr="00CF3C55">
              <w:rPr>
                <w:rFonts w:cstheme="minorHAnsi"/>
                <w:bCs/>
                <w:sz w:val="20"/>
                <w:szCs w:val="20"/>
              </w:rPr>
              <w:t>i</w:t>
            </w:r>
            <w:r w:rsidRPr="00CF3C55">
              <w:rPr>
                <w:rFonts w:cstheme="minorHAnsi"/>
                <w:bCs/>
                <w:sz w:val="20"/>
                <w:szCs w:val="20"/>
                <w:lang w:val="en-US"/>
              </w:rPr>
              <w:t xml:space="preserve">on consisting but not limited to: (i) </w:t>
            </w:r>
            <w:r w:rsidRPr="00CF3C55">
              <w:rPr>
                <w:rFonts w:cstheme="minorHAnsi"/>
                <w:bCs/>
                <w:sz w:val="20"/>
                <w:szCs w:val="20"/>
                <w:lang w:val="fr-FR"/>
              </w:rPr>
              <w:t>Terms and conditions of this Agreement</w:t>
            </w:r>
            <w:r w:rsidRPr="00CF3C55">
              <w:rPr>
                <w:rFonts w:cstheme="minorHAnsi"/>
                <w:bCs/>
                <w:sz w:val="20"/>
                <w:szCs w:val="20"/>
                <w:lang w:val="en-US"/>
              </w:rPr>
              <w:t xml:space="preserve"> including but not limited to the data with regard to the Hospital and Medical Record; (ii) </w:t>
            </w:r>
            <w:r w:rsidRPr="00CF3C55">
              <w:rPr>
                <w:rFonts w:cstheme="minorHAnsi"/>
                <w:bCs/>
                <w:sz w:val="20"/>
                <w:szCs w:val="20"/>
                <w:lang w:val="fr-FR"/>
              </w:rPr>
              <w:t>Information that is classified as confidential of each Party and/or its affiliated parties according to the prevailing regulations with regard to the scope of operational, non-operational, business and financial of the Hospital or of each Party and/or its affiliated parties in a broaden sense; and (iii) Information that unlikely needs to be known by public which could cause moral or material inflication to such Party and/or its affiliated parties.</w:t>
            </w:r>
          </w:p>
          <w:p w14:paraId="6FB221A8" w14:textId="77777777" w:rsidR="00043A54" w:rsidRPr="00CF3C55" w:rsidRDefault="00043A54" w:rsidP="00BC3EAA">
            <w:pPr>
              <w:pStyle w:val="ListParagraph"/>
              <w:ind w:left="360"/>
              <w:jc w:val="both"/>
              <w:rPr>
                <w:rFonts w:cstheme="minorHAnsi"/>
                <w:sz w:val="20"/>
                <w:szCs w:val="20"/>
                <w:lang w:val="en-US"/>
              </w:rPr>
            </w:pPr>
          </w:p>
          <w:p w14:paraId="1FC227B0" w14:textId="1F4EBF31" w:rsidR="00043A54" w:rsidRPr="00CF3C55" w:rsidRDefault="00043A54" w:rsidP="00043A54">
            <w:pPr>
              <w:pStyle w:val="ListParagraph"/>
              <w:numPr>
                <w:ilvl w:val="0"/>
                <w:numId w:val="21"/>
              </w:numPr>
              <w:jc w:val="both"/>
              <w:rPr>
                <w:rFonts w:cstheme="minorHAnsi"/>
                <w:sz w:val="20"/>
                <w:szCs w:val="20"/>
                <w:lang w:val="en-US"/>
              </w:rPr>
            </w:pPr>
            <w:r w:rsidRPr="00CF3C55">
              <w:rPr>
                <w:rFonts w:cstheme="minorHAnsi"/>
                <w:sz w:val="20"/>
                <w:szCs w:val="20"/>
                <w:lang w:val="en-US"/>
              </w:rPr>
              <w:t>“Patient Card” means a  card issued by Second Party with a model as shown in the Appendix I</w:t>
            </w:r>
            <w:r w:rsidR="007B5263">
              <w:rPr>
                <w:rFonts w:cstheme="minorHAnsi"/>
                <w:sz w:val="20"/>
                <w:szCs w:val="20"/>
                <w:lang w:val="en-US"/>
              </w:rPr>
              <w:t>II</w:t>
            </w:r>
            <w:r w:rsidRPr="00CF3C55">
              <w:rPr>
                <w:rFonts w:cstheme="minorHAnsi"/>
                <w:sz w:val="20"/>
                <w:szCs w:val="20"/>
                <w:lang w:val="en-US"/>
              </w:rPr>
              <w:t xml:space="preserve"> of this Agreement.</w:t>
            </w:r>
          </w:p>
          <w:p w14:paraId="767955F0" w14:textId="28D3F400" w:rsidR="00043A54" w:rsidRPr="00CF3C55" w:rsidRDefault="00043A54" w:rsidP="00043A54">
            <w:pPr>
              <w:pStyle w:val="ListParagraph"/>
              <w:numPr>
                <w:ilvl w:val="0"/>
                <w:numId w:val="21"/>
              </w:numPr>
              <w:jc w:val="both"/>
              <w:rPr>
                <w:rFonts w:cstheme="minorHAnsi"/>
                <w:sz w:val="20"/>
                <w:szCs w:val="20"/>
                <w:lang w:val="en-US"/>
              </w:rPr>
            </w:pPr>
            <w:r w:rsidRPr="00CF3C55">
              <w:rPr>
                <w:rFonts w:cstheme="minorHAnsi"/>
                <w:sz w:val="20"/>
                <w:szCs w:val="20"/>
                <w:lang w:val="en-US"/>
              </w:rPr>
              <w:t>“Patient” means any employee of the Second Party [including/excluding] his/her family members.</w:t>
            </w:r>
          </w:p>
          <w:p w14:paraId="27E2D193" w14:textId="77777777" w:rsidR="00043A54" w:rsidRPr="00CF3C55" w:rsidRDefault="00043A54" w:rsidP="00043A54">
            <w:pPr>
              <w:pStyle w:val="ListParagraph"/>
              <w:numPr>
                <w:ilvl w:val="0"/>
                <w:numId w:val="21"/>
              </w:numPr>
              <w:jc w:val="both"/>
              <w:rPr>
                <w:rFonts w:cstheme="minorHAnsi"/>
                <w:sz w:val="20"/>
                <w:szCs w:val="20"/>
                <w:lang w:val="en-US"/>
              </w:rPr>
            </w:pPr>
            <w:r w:rsidRPr="00CF3C55">
              <w:rPr>
                <w:rFonts w:cstheme="minorHAnsi"/>
                <w:bCs/>
                <w:sz w:val="20"/>
                <w:szCs w:val="20"/>
                <w:lang w:val="en-US"/>
              </w:rPr>
              <w:t>“Force</w:t>
            </w:r>
            <w:r w:rsidRPr="00CF3C55">
              <w:rPr>
                <w:rFonts w:cstheme="minorHAnsi"/>
                <w:bCs/>
                <w:sz w:val="20"/>
                <w:szCs w:val="20"/>
              </w:rPr>
              <w:t xml:space="preserve"> M</w:t>
            </w:r>
            <w:r w:rsidRPr="00CF3C55">
              <w:rPr>
                <w:rFonts w:cstheme="minorHAnsi"/>
                <w:bCs/>
                <w:sz w:val="20"/>
                <w:szCs w:val="20"/>
                <w:lang w:val="en-US"/>
              </w:rPr>
              <w:t>ajeure”</w:t>
            </w:r>
            <w:r w:rsidRPr="00CF3C55">
              <w:rPr>
                <w:rFonts w:cstheme="minorHAnsi"/>
                <w:bCs/>
                <w:sz w:val="20"/>
                <w:szCs w:val="20"/>
              </w:rPr>
              <w:t xml:space="preserve"> </w:t>
            </w:r>
            <w:r w:rsidRPr="00CF3C55">
              <w:rPr>
                <w:rFonts w:cstheme="minorHAnsi"/>
                <w:bCs/>
                <w:sz w:val="20"/>
                <w:szCs w:val="20"/>
                <w:lang w:val="en-US"/>
              </w:rPr>
              <w:t>means an event occurred beyond control of the Parties including but not limited to labour strike, civil commotion, war</w:t>
            </w:r>
            <w:r w:rsidRPr="00CF3C55">
              <w:rPr>
                <w:rFonts w:cstheme="minorHAnsi"/>
                <w:bCs/>
                <w:sz w:val="20"/>
                <w:szCs w:val="20"/>
              </w:rPr>
              <w:t xml:space="preserve">, </w:t>
            </w:r>
            <w:r w:rsidRPr="00CF3C55">
              <w:rPr>
                <w:rFonts w:cstheme="minorHAnsi"/>
                <w:bCs/>
                <w:sz w:val="20"/>
                <w:szCs w:val="20"/>
                <w:lang w:val="en-US"/>
              </w:rPr>
              <w:lastRenderedPageBreak/>
              <w:t>rebellion</w:t>
            </w:r>
            <w:r w:rsidRPr="00CF3C55">
              <w:rPr>
                <w:rFonts w:cstheme="minorHAnsi"/>
                <w:bCs/>
                <w:sz w:val="20"/>
                <w:szCs w:val="20"/>
              </w:rPr>
              <w:t xml:space="preserve"> </w:t>
            </w:r>
            <w:r w:rsidRPr="00CF3C55">
              <w:rPr>
                <w:rFonts w:cstheme="minorHAnsi"/>
                <w:bCs/>
                <w:sz w:val="20"/>
                <w:szCs w:val="20"/>
                <w:lang w:val="en-US"/>
              </w:rPr>
              <w:t>or</w:t>
            </w:r>
            <w:r w:rsidRPr="00CF3C55">
              <w:rPr>
                <w:rFonts w:cstheme="minorHAnsi"/>
                <w:bCs/>
                <w:sz w:val="20"/>
                <w:szCs w:val="20"/>
              </w:rPr>
              <w:t xml:space="preserve"> military</w:t>
            </w:r>
            <w:r w:rsidRPr="00CF3C55">
              <w:rPr>
                <w:rFonts w:cstheme="minorHAnsi"/>
                <w:bCs/>
                <w:sz w:val="20"/>
                <w:szCs w:val="20"/>
                <w:lang w:val="en-US"/>
              </w:rPr>
              <w:t xml:space="preserve"> action</w:t>
            </w:r>
            <w:r w:rsidRPr="00CF3C55">
              <w:rPr>
                <w:rFonts w:cstheme="minorHAnsi"/>
                <w:bCs/>
                <w:sz w:val="20"/>
                <w:szCs w:val="20"/>
              </w:rPr>
              <w:t xml:space="preserve">, </w:t>
            </w:r>
            <w:r w:rsidRPr="00CF3C55">
              <w:rPr>
                <w:rFonts w:cstheme="minorHAnsi"/>
                <w:bCs/>
                <w:sz w:val="20"/>
                <w:szCs w:val="20"/>
                <w:lang w:val="en-US"/>
              </w:rPr>
              <w:t>fire</w:t>
            </w:r>
            <w:r w:rsidRPr="00CF3C55">
              <w:rPr>
                <w:rFonts w:cstheme="minorHAnsi"/>
                <w:bCs/>
                <w:sz w:val="20"/>
                <w:szCs w:val="20"/>
              </w:rPr>
              <w:t xml:space="preserve">, </w:t>
            </w:r>
            <w:r w:rsidRPr="00CF3C55">
              <w:rPr>
                <w:rFonts w:cstheme="minorHAnsi"/>
                <w:bCs/>
                <w:sz w:val="20"/>
                <w:szCs w:val="20"/>
                <w:lang w:val="en-US"/>
              </w:rPr>
              <w:t>flood</w:t>
            </w:r>
            <w:r w:rsidRPr="00CF3C55">
              <w:rPr>
                <w:rFonts w:cstheme="minorHAnsi"/>
                <w:bCs/>
                <w:sz w:val="20"/>
                <w:szCs w:val="20"/>
              </w:rPr>
              <w:t xml:space="preserve">, </w:t>
            </w:r>
            <w:r w:rsidRPr="00CF3C55">
              <w:rPr>
                <w:rFonts w:cstheme="minorHAnsi"/>
                <w:bCs/>
                <w:sz w:val="20"/>
                <w:szCs w:val="20"/>
                <w:lang w:val="en-US"/>
              </w:rPr>
              <w:t>earthquake</w:t>
            </w:r>
            <w:r w:rsidRPr="00CF3C55">
              <w:rPr>
                <w:rFonts w:cstheme="minorHAnsi"/>
                <w:bCs/>
                <w:sz w:val="20"/>
                <w:szCs w:val="20"/>
              </w:rPr>
              <w:t xml:space="preserve">, </w:t>
            </w:r>
            <w:r w:rsidRPr="00CF3C55">
              <w:rPr>
                <w:rFonts w:cstheme="minorHAnsi"/>
                <w:bCs/>
                <w:sz w:val="20"/>
                <w:szCs w:val="20"/>
                <w:lang w:val="en-US"/>
              </w:rPr>
              <w:t>natural disaster, failure of networking system of a Party or government policy that can effect the Parties in performing their obligations under this Agreement</w:t>
            </w:r>
            <w:r w:rsidRPr="00CF3C55">
              <w:rPr>
                <w:rFonts w:cstheme="minorHAnsi"/>
                <w:bCs/>
                <w:sz w:val="20"/>
                <w:szCs w:val="20"/>
              </w:rPr>
              <w:t>.</w:t>
            </w:r>
          </w:p>
          <w:p w14:paraId="438EB1C5" w14:textId="77777777" w:rsidR="00043A54" w:rsidRPr="00CF3C55" w:rsidRDefault="00043A54" w:rsidP="00BC3EAA">
            <w:pPr>
              <w:pStyle w:val="ListParagraph"/>
              <w:ind w:left="360"/>
              <w:jc w:val="both"/>
              <w:rPr>
                <w:rFonts w:cstheme="minorHAnsi"/>
                <w:sz w:val="20"/>
                <w:szCs w:val="20"/>
              </w:rPr>
            </w:pPr>
          </w:p>
          <w:p w14:paraId="34F5131A" w14:textId="77777777" w:rsidR="00043A54" w:rsidRPr="009D1DE3" w:rsidRDefault="00043A54" w:rsidP="009D1DE3">
            <w:pPr>
              <w:jc w:val="both"/>
              <w:rPr>
                <w:rFonts w:cstheme="minorHAnsi"/>
                <w:sz w:val="20"/>
                <w:szCs w:val="20"/>
              </w:rPr>
            </w:pPr>
          </w:p>
          <w:p w14:paraId="38EAA5C3" w14:textId="77777777" w:rsidR="00043A54" w:rsidRPr="00CF3C55" w:rsidRDefault="00043A54" w:rsidP="00043A54">
            <w:pPr>
              <w:pStyle w:val="ListParagraph"/>
              <w:numPr>
                <w:ilvl w:val="0"/>
                <w:numId w:val="21"/>
              </w:numPr>
              <w:jc w:val="both"/>
              <w:rPr>
                <w:rFonts w:cstheme="minorHAnsi"/>
                <w:sz w:val="20"/>
                <w:szCs w:val="20"/>
                <w:lang w:val="en-US"/>
              </w:rPr>
            </w:pPr>
            <w:r w:rsidRPr="00CF3C55">
              <w:rPr>
                <w:rFonts w:cstheme="minorHAnsi"/>
                <w:bCs/>
                <w:sz w:val="20"/>
                <w:szCs w:val="20"/>
                <w:lang w:val="en-US"/>
              </w:rPr>
              <w:t>“Treatment Class” means a treatment class that the Patient is entitled to as mentioned in the Letter of Guarant</w:t>
            </w:r>
            <w:r w:rsidRPr="00CF3C55">
              <w:rPr>
                <w:rFonts w:cstheme="minorHAnsi"/>
                <w:bCs/>
                <w:sz w:val="20"/>
                <w:szCs w:val="20"/>
              </w:rPr>
              <w:t>ee</w:t>
            </w:r>
            <w:r w:rsidRPr="00CF3C55">
              <w:rPr>
                <w:rFonts w:cstheme="minorHAnsi"/>
                <w:bCs/>
                <w:sz w:val="20"/>
                <w:szCs w:val="20"/>
                <w:lang w:val="en-US"/>
              </w:rPr>
              <w:t>.</w:t>
            </w:r>
          </w:p>
          <w:p w14:paraId="1CE5F119" w14:textId="77777777" w:rsidR="00043A54" w:rsidRPr="00CF3C55" w:rsidRDefault="00043A54" w:rsidP="00043A54">
            <w:pPr>
              <w:pStyle w:val="ListParagraph"/>
              <w:numPr>
                <w:ilvl w:val="0"/>
                <w:numId w:val="21"/>
              </w:numPr>
              <w:jc w:val="both"/>
              <w:rPr>
                <w:rFonts w:cstheme="minorHAnsi"/>
                <w:sz w:val="20"/>
                <w:szCs w:val="20"/>
                <w:lang w:val="en-US"/>
              </w:rPr>
            </w:pPr>
            <w:r w:rsidRPr="00CF3C55">
              <w:rPr>
                <w:rFonts w:cstheme="minorHAnsi"/>
                <w:bCs/>
                <w:sz w:val="20"/>
                <w:szCs w:val="20"/>
                <w:lang w:val="en-US"/>
              </w:rPr>
              <w:t>“Validity Confirmation” means a confirmation of Second Party including but not limited to the validity of identity data of the Patient shown on the Patient Card and one shown on the Identity Card and/or the guarantee coverage of the Healthcare Service provided by the Second Party.</w:t>
            </w:r>
          </w:p>
          <w:p w14:paraId="3C5F1BF5" w14:textId="77777777" w:rsidR="00043A54" w:rsidRPr="00CF3C55" w:rsidRDefault="00043A54" w:rsidP="00043A54">
            <w:pPr>
              <w:pStyle w:val="ListParagraph"/>
              <w:numPr>
                <w:ilvl w:val="0"/>
                <w:numId w:val="21"/>
              </w:numPr>
              <w:jc w:val="both"/>
              <w:rPr>
                <w:rFonts w:cstheme="minorHAnsi"/>
                <w:sz w:val="20"/>
                <w:szCs w:val="20"/>
                <w:lang w:val="en-US"/>
              </w:rPr>
            </w:pPr>
            <w:r w:rsidRPr="00CF3C55">
              <w:rPr>
                <w:rFonts w:cstheme="minorHAnsi"/>
                <w:sz w:val="20"/>
                <w:szCs w:val="20"/>
                <w:lang w:val="en"/>
              </w:rPr>
              <w:t>“Healthcare Services" means all forms and types of healthcare and medical services provided by the First Party to Patient at the Hospital or at the other location agreed by the Parties.</w:t>
            </w:r>
          </w:p>
          <w:p w14:paraId="3C837D88" w14:textId="77777777" w:rsidR="00492EFC" w:rsidRDefault="00492EFC" w:rsidP="009D1DE3">
            <w:pPr>
              <w:pStyle w:val="ListParagraph"/>
              <w:ind w:left="360"/>
              <w:jc w:val="both"/>
              <w:rPr>
                <w:rFonts w:cstheme="minorHAnsi"/>
                <w:sz w:val="20"/>
                <w:szCs w:val="20"/>
                <w:lang w:val="en-US"/>
              </w:rPr>
            </w:pPr>
          </w:p>
          <w:p w14:paraId="22979BA7" w14:textId="007C3082" w:rsidR="00492EFC" w:rsidRPr="00CF3C55" w:rsidRDefault="00043A54" w:rsidP="00043A54">
            <w:pPr>
              <w:pStyle w:val="ListParagraph"/>
              <w:numPr>
                <w:ilvl w:val="0"/>
                <w:numId w:val="21"/>
              </w:numPr>
              <w:jc w:val="both"/>
              <w:rPr>
                <w:rFonts w:cstheme="minorHAnsi"/>
                <w:sz w:val="20"/>
                <w:szCs w:val="20"/>
                <w:lang w:val="en-US"/>
              </w:rPr>
            </w:pPr>
            <w:r w:rsidRPr="00CF3C55">
              <w:rPr>
                <w:rFonts w:cstheme="minorHAnsi"/>
                <w:sz w:val="20"/>
                <w:szCs w:val="20"/>
                <w:lang w:val="en-US"/>
              </w:rPr>
              <w:t>“Medical Check Up Service”</w:t>
            </w:r>
            <w:r w:rsidRPr="00CF3C55">
              <w:rPr>
                <w:rFonts w:cstheme="minorHAnsi"/>
                <w:b/>
                <w:bCs/>
                <w:sz w:val="20"/>
                <w:szCs w:val="20"/>
                <w:lang w:val="en-US"/>
              </w:rPr>
              <w:t xml:space="preserve"> </w:t>
            </w:r>
            <w:r w:rsidRPr="00CF3C55">
              <w:rPr>
                <w:rFonts w:cstheme="minorHAnsi"/>
                <w:sz w:val="20"/>
                <w:szCs w:val="20"/>
                <w:lang w:val="en-US"/>
              </w:rPr>
              <w:t>or “MCU Service”</w:t>
            </w:r>
            <w:r w:rsidRPr="00CF3C55">
              <w:rPr>
                <w:rFonts w:cstheme="minorHAnsi"/>
                <w:bCs/>
                <w:sz w:val="20"/>
                <w:szCs w:val="20"/>
                <w:lang w:val="en-US"/>
              </w:rPr>
              <w:t xml:space="preserve"> means a thorough physical examination that includes a variety of tests depending on the age, sex and health of the Patient</w:t>
            </w:r>
            <w:r w:rsidR="00492EFC">
              <w:rPr>
                <w:rFonts w:cstheme="minorHAnsi"/>
                <w:bCs/>
                <w:sz w:val="20"/>
                <w:szCs w:val="20"/>
                <w:lang w:val="en-US"/>
              </w:rPr>
              <w:t>.</w:t>
            </w:r>
          </w:p>
          <w:p w14:paraId="2768D242" w14:textId="77777777" w:rsidR="00492EFC" w:rsidRPr="009D1DE3" w:rsidRDefault="00492EFC" w:rsidP="009D1DE3">
            <w:pPr>
              <w:pStyle w:val="ListParagraph"/>
              <w:ind w:left="360"/>
              <w:jc w:val="both"/>
              <w:rPr>
                <w:rFonts w:cstheme="minorHAnsi"/>
                <w:sz w:val="20"/>
                <w:szCs w:val="20"/>
                <w:lang w:val="en-US"/>
              </w:rPr>
            </w:pPr>
          </w:p>
          <w:p w14:paraId="36929E15" w14:textId="77777777" w:rsidR="00043A54" w:rsidRPr="00CF3C55" w:rsidRDefault="00043A54" w:rsidP="00043A54">
            <w:pPr>
              <w:pStyle w:val="ListParagraph"/>
              <w:numPr>
                <w:ilvl w:val="0"/>
                <w:numId w:val="21"/>
              </w:numPr>
              <w:jc w:val="both"/>
              <w:rPr>
                <w:rFonts w:cstheme="minorHAnsi"/>
                <w:sz w:val="20"/>
                <w:szCs w:val="20"/>
                <w:lang w:val="en-US"/>
              </w:rPr>
            </w:pPr>
            <w:r w:rsidRPr="00CF3C55">
              <w:rPr>
                <w:rFonts w:cstheme="minorHAnsi"/>
                <w:bCs/>
                <w:sz w:val="20"/>
                <w:szCs w:val="20"/>
                <w:lang w:val="en-US"/>
              </w:rPr>
              <w:t>“Medical Dispute” means any</w:t>
            </w:r>
            <w:r w:rsidRPr="00CF3C55">
              <w:rPr>
                <w:rFonts w:cstheme="minorHAnsi"/>
                <w:bCs/>
                <w:sz w:val="20"/>
                <w:szCs w:val="20"/>
              </w:rPr>
              <w:t xml:space="preserve"> an</w:t>
            </w:r>
            <w:r w:rsidRPr="00CF3C55">
              <w:rPr>
                <w:rFonts w:cstheme="minorHAnsi"/>
                <w:bCs/>
                <w:sz w:val="20"/>
                <w:szCs w:val="20"/>
                <w:lang w:val="en-US"/>
              </w:rPr>
              <w:t>d all disputes which may arise between the doctor and the Patient out of or with regard to the Healthcare Service at the Hospital in the implementation of this Agreement.</w:t>
            </w:r>
          </w:p>
          <w:p w14:paraId="31C7677E" w14:textId="77777777" w:rsidR="00043A54" w:rsidRPr="00CF3C55" w:rsidRDefault="00043A54" w:rsidP="00043A54">
            <w:pPr>
              <w:pStyle w:val="ListParagraph"/>
              <w:numPr>
                <w:ilvl w:val="0"/>
                <w:numId w:val="21"/>
              </w:numPr>
              <w:jc w:val="both"/>
              <w:rPr>
                <w:rFonts w:cstheme="minorHAnsi"/>
                <w:sz w:val="20"/>
                <w:szCs w:val="20"/>
                <w:lang w:val="en-US"/>
              </w:rPr>
            </w:pPr>
            <w:r w:rsidRPr="00CF3C55">
              <w:rPr>
                <w:rFonts w:cstheme="minorHAnsi"/>
                <w:bCs/>
                <w:sz w:val="20"/>
                <w:szCs w:val="20"/>
                <w:lang w:val="en-US"/>
              </w:rPr>
              <w:t>“Emergency Care Service” means the Healthcare Service that must be render immediately within 1 x 24 (one times twenty-four) hours with regard to the health/decease problem or accident that can jeopardize life or cause body disability.</w:t>
            </w:r>
          </w:p>
          <w:p w14:paraId="78C1E5F8" w14:textId="77777777" w:rsidR="00492EFC" w:rsidRPr="00F65EA2" w:rsidRDefault="00492EFC" w:rsidP="00F65EA2">
            <w:pPr>
              <w:jc w:val="both"/>
              <w:rPr>
                <w:rFonts w:cstheme="minorHAnsi"/>
                <w:sz w:val="20"/>
                <w:szCs w:val="20"/>
                <w:lang w:val="en-US"/>
              </w:rPr>
            </w:pPr>
          </w:p>
          <w:p w14:paraId="4F41FB24" w14:textId="77777777" w:rsidR="00043A54" w:rsidRPr="00CF3C55" w:rsidRDefault="00043A54" w:rsidP="00043A54">
            <w:pPr>
              <w:pStyle w:val="ListParagraph"/>
              <w:numPr>
                <w:ilvl w:val="0"/>
                <w:numId w:val="21"/>
              </w:numPr>
              <w:jc w:val="both"/>
              <w:rPr>
                <w:rFonts w:cstheme="minorHAnsi"/>
                <w:sz w:val="20"/>
                <w:szCs w:val="20"/>
                <w:lang w:val="en-US"/>
              </w:rPr>
            </w:pPr>
            <w:r w:rsidRPr="00CF3C55">
              <w:rPr>
                <w:rFonts w:cstheme="minorHAnsi"/>
                <w:bCs/>
                <w:sz w:val="20"/>
                <w:szCs w:val="20"/>
                <w:lang w:val="en-US"/>
              </w:rPr>
              <w:t>“In-patient Care Service” means the Healthcare Service that require treatment of more than 1 x 24 (one times twenty-four) hours, including the maternity care service.</w:t>
            </w:r>
          </w:p>
          <w:p w14:paraId="314C6C6B" w14:textId="77777777" w:rsidR="00043A54" w:rsidRPr="00CF3C55" w:rsidRDefault="00043A54" w:rsidP="00043A54">
            <w:pPr>
              <w:pStyle w:val="ListParagraph"/>
              <w:numPr>
                <w:ilvl w:val="0"/>
                <w:numId w:val="21"/>
              </w:numPr>
              <w:jc w:val="both"/>
              <w:rPr>
                <w:rFonts w:cstheme="minorHAnsi"/>
                <w:sz w:val="20"/>
                <w:szCs w:val="20"/>
                <w:lang w:val="en-US"/>
              </w:rPr>
            </w:pPr>
            <w:r w:rsidRPr="00CF3C55">
              <w:rPr>
                <w:rFonts w:cstheme="minorHAnsi"/>
                <w:bCs/>
                <w:sz w:val="20"/>
                <w:szCs w:val="20"/>
                <w:lang w:val="en-US"/>
              </w:rPr>
              <w:t>“Out-patient Care Service” means the Healthcare Service that does not require In-patient Care Service, including the dental care service.</w:t>
            </w:r>
          </w:p>
          <w:p w14:paraId="5BE824A1" w14:textId="77777777" w:rsidR="00043A54" w:rsidRPr="00CF3C55" w:rsidRDefault="00043A54" w:rsidP="00043A54">
            <w:pPr>
              <w:pStyle w:val="ListParagraph"/>
              <w:numPr>
                <w:ilvl w:val="0"/>
                <w:numId w:val="21"/>
              </w:numPr>
              <w:jc w:val="both"/>
              <w:rPr>
                <w:rFonts w:cstheme="minorHAnsi"/>
                <w:sz w:val="20"/>
                <w:szCs w:val="20"/>
                <w:lang w:val="en-US"/>
              </w:rPr>
            </w:pPr>
            <w:r w:rsidRPr="00CF3C55">
              <w:rPr>
                <w:rFonts w:cstheme="minorHAnsi"/>
                <w:bCs/>
                <w:sz w:val="20"/>
                <w:szCs w:val="20"/>
                <w:lang w:val="en-US"/>
              </w:rPr>
              <w:t>“Medical Record” means files containing records and documents with regard to the identity of the patient, the examination, the treatment and other services and actions rendered to the patient.</w:t>
            </w:r>
          </w:p>
          <w:p w14:paraId="73D21392" w14:textId="375D8AC6" w:rsidR="00043A54" w:rsidRPr="00492EFC" w:rsidRDefault="00043A54" w:rsidP="00043A54">
            <w:pPr>
              <w:pStyle w:val="ListParagraph"/>
              <w:numPr>
                <w:ilvl w:val="0"/>
                <w:numId w:val="21"/>
              </w:numPr>
              <w:jc w:val="both"/>
              <w:rPr>
                <w:rFonts w:cstheme="minorHAnsi"/>
                <w:sz w:val="20"/>
                <w:szCs w:val="20"/>
                <w:lang w:val="en-US"/>
              </w:rPr>
            </w:pPr>
            <w:r w:rsidRPr="00CF3C55">
              <w:rPr>
                <w:rFonts w:cstheme="minorHAnsi"/>
                <w:bCs/>
                <w:sz w:val="20"/>
                <w:szCs w:val="20"/>
                <w:lang w:val="en-US"/>
              </w:rPr>
              <w:lastRenderedPageBreak/>
              <w:t xml:space="preserve">“First Party’s Bank Account” means </w:t>
            </w:r>
            <w:r w:rsidRPr="00CF3C55">
              <w:rPr>
                <w:rFonts w:cstheme="minorHAnsi"/>
                <w:bCs/>
                <w:sz w:val="20"/>
                <w:szCs w:val="20"/>
              </w:rPr>
              <w:t xml:space="preserve">bank </w:t>
            </w:r>
            <w:r w:rsidRPr="00CF3C55">
              <w:rPr>
                <w:rFonts w:cstheme="minorHAnsi"/>
                <w:bCs/>
                <w:sz w:val="20"/>
                <w:szCs w:val="20"/>
                <w:lang w:val="en-US"/>
              </w:rPr>
              <w:t xml:space="preserve">accounts of First Party as mentioned in Appendix </w:t>
            </w:r>
            <w:r w:rsidR="007B5263">
              <w:rPr>
                <w:rFonts w:cstheme="minorHAnsi"/>
                <w:bCs/>
                <w:sz w:val="20"/>
                <w:szCs w:val="20"/>
                <w:lang w:val="en-US"/>
              </w:rPr>
              <w:t>I</w:t>
            </w:r>
            <w:r w:rsidRPr="00CF3C55">
              <w:rPr>
                <w:rFonts w:cstheme="minorHAnsi"/>
                <w:bCs/>
                <w:sz w:val="20"/>
                <w:szCs w:val="20"/>
                <w:lang w:val="en-US"/>
              </w:rPr>
              <w:t>V of this Agreement.</w:t>
            </w:r>
          </w:p>
          <w:p w14:paraId="29A92E4C" w14:textId="77777777" w:rsidR="00492EFC" w:rsidRPr="00CF3C55" w:rsidRDefault="00492EFC" w:rsidP="009D1DE3">
            <w:pPr>
              <w:pStyle w:val="ListParagraph"/>
              <w:ind w:left="360"/>
              <w:jc w:val="both"/>
              <w:rPr>
                <w:rFonts w:cstheme="minorHAnsi"/>
                <w:sz w:val="20"/>
                <w:szCs w:val="20"/>
                <w:lang w:val="en-US"/>
              </w:rPr>
            </w:pPr>
          </w:p>
          <w:p w14:paraId="5D45B522" w14:textId="1AA19378" w:rsidR="00043A54" w:rsidRPr="00253EC5" w:rsidRDefault="00043A54" w:rsidP="00043A54">
            <w:pPr>
              <w:pStyle w:val="ListParagraph"/>
              <w:numPr>
                <w:ilvl w:val="0"/>
                <w:numId w:val="21"/>
              </w:numPr>
              <w:jc w:val="both"/>
              <w:rPr>
                <w:rFonts w:cstheme="minorHAnsi"/>
                <w:sz w:val="20"/>
                <w:szCs w:val="20"/>
                <w:lang w:val="en-US"/>
              </w:rPr>
            </w:pPr>
            <w:r w:rsidRPr="00CF3C55">
              <w:rPr>
                <w:rFonts w:cstheme="minorHAnsi"/>
                <w:bCs/>
                <w:sz w:val="20"/>
                <w:szCs w:val="20"/>
                <w:lang w:val="en-US"/>
              </w:rPr>
              <w:t>“Letter of Guarant</w:t>
            </w:r>
            <w:r w:rsidRPr="00CF3C55">
              <w:rPr>
                <w:rFonts w:cstheme="minorHAnsi"/>
                <w:bCs/>
                <w:sz w:val="20"/>
                <w:szCs w:val="20"/>
              </w:rPr>
              <w:t>ee</w:t>
            </w:r>
            <w:r w:rsidRPr="00CF3C55">
              <w:rPr>
                <w:rFonts w:cstheme="minorHAnsi"/>
                <w:bCs/>
                <w:sz w:val="20"/>
                <w:szCs w:val="20"/>
                <w:lang w:val="en-US"/>
              </w:rPr>
              <w:t>” means a letter containing payment guaranty from Second Party over the costs incurred out of the Healthcare Service to be rendered to the Patient at the Hospital</w:t>
            </w:r>
            <w:r w:rsidRPr="00CF3C55">
              <w:rPr>
                <w:rFonts w:cstheme="minorHAnsi"/>
                <w:sz w:val="20"/>
                <w:szCs w:val="20"/>
                <w:lang w:val="en-US"/>
              </w:rPr>
              <w:t xml:space="preserve"> with model as mentioned in Appendix I</w:t>
            </w:r>
            <w:r w:rsidR="007B5263">
              <w:rPr>
                <w:rFonts w:cstheme="minorHAnsi"/>
                <w:sz w:val="20"/>
                <w:szCs w:val="20"/>
                <w:lang w:val="en-US"/>
              </w:rPr>
              <w:t>II</w:t>
            </w:r>
            <w:r w:rsidRPr="00CF3C55">
              <w:rPr>
                <w:rFonts w:cstheme="minorHAnsi"/>
                <w:sz w:val="20"/>
                <w:szCs w:val="20"/>
                <w:lang w:val="en-US"/>
              </w:rPr>
              <w:t xml:space="preserve"> of this Agreement</w:t>
            </w:r>
            <w:r w:rsidRPr="00CF3C55">
              <w:rPr>
                <w:rFonts w:cstheme="minorHAnsi"/>
                <w:bCs/>
                <w:sz w:val="20"/>
                <w:szCs w:val="20"/>
                <w:lang w:val="en-US"/>
              </w:rPr>
              <w:t>.</w:t>
            </w:r>
          </w:p>
          <w:p w14:paraId="5642C52C" w14:textId="77777777" w:rsidR="00043A54" w:rsidRDefault="00043A54" w:rsidP="00043A54">
            <w:pPr>
              <w:pStyle w:val="ListParagraph"/>
              <w:numPr>
                <w:ilvl w:val="0"/>
                <w:numId w:val="21"/>
              </w:numPr>
              <w:jc w:val="both"/>
              <w:rPr>
                <w:rFonts w:cstheme="minorHAnsi"/>
                <w:sz w:val="20"/>
                <w:szCs w:val="20"/>
                <w:lang w:val="en-US"/>
              </w:rPr>
            </w:pPr>
            <w:r w:rsidRPr="00CF3C55">
              <w:rPr>
                <w:rFonts w:cstheme="minorHAnsi"/>
                <w:sz w:val="20"/>
                <w:szCs w:val="20"/>
                <w:lang w:val="en-US"/>
              </w:rPr>
              <w:t>“Identity Card” means a lawful and prevailing identity card of the Patient which can be in the form of citizen card</w:t>
            </w:r>
            <w:r w:rsidRPr="00CF3C55">
              <w:rPr>
                <w:rFonts w:cstheme="minorHAnsi"/>
                <w:sz w:val="20"/>
                <w:szCs w:val="20"/>
              </w:rPr>
              <w:t xml:space="preserve">, </w:t>
            </w:r>
            <w:r w:rsidRPr="00CF3C55">
              <w:rPr>
                <w:rFonts w:cstheme="minorHAnsi"/>
                <w:sz w:val="20"/>
                <w:szCs w:val="20"/>
                <w:lang w:val="en-US"/>
              </w:rPr>
              <w:t>driving license</w:t>
            </w:r>
            <w:r w:rsidRPr="00CF3C55">
              <w:rPr>
                <w:rFonts w:cstheme="minorHAnsi"/>
                <w:sz w:val="20"/>
                <w:szCs w:val="20"/>
              </w:rPr>
              <w:t>, pas</w:t>
            </w:r>
            <w:r w:rsidRPr="00CF3C55">
              <w:rPr>
                <w:rFonts w:cstheme="minorHAnsi"/>
                <w:sz w:val="20"/>
                <w:szCs w:val="20"/>
                <w:lang w:val="en-US"/>
              </w:rPr>
              <w:t>s</w:t>
            </w:r>
            <w:r w:rsidRPr="00CF3C55">
              <w:rPr>
                <w:rFonts w:cstheme="minorHAnsi"/>
                <w:sz w:val="20"/>
                <w:szCs w:val="20"/>
              </w:rPr>
              <w:t>por</w:t>
            </w:r>
            <w:r w:rsidRPr="00CF3C55">
              <w:rPr>
                <w:rFonts w:cstheme="minorHAnsi"/>
                <w:sz w:val="20"/>
                <w:szCs w:val="20"/>
                <w:lang w:val="en-US"/>
              </w:rPr>
              <w:t>t</w:t>
            </w:r>
            <w:r w:rsidRPr="00CF3C55">
              <w:rPr>
                <w:rFonts w:cstheme="minorHAnsi"/>
                <w:sz w:val="20"/>
                <w:szCs w:val="20"/>
              </w:rPr>
              <w:t xml:space="preserve"> </w:t>
            </w:r>
            <w:r w:rsidRPr="00CF3C55">
              <w:rPr>
                <w:rFonts w:cstheme="minorHAnsi"/>
                <w:sz w:val="20"/>
                <w:szCs w:val="20"/>
                <w:lang w:val="en-US"/>
              </w:rPr>
              <w:t>or temporary stay permit.</w:t>
            </w:r>
          </w:p>
          <w:p w14:paraId="61FA4213" w14:textId="77777777" w:rsidR="00492EFC" w:rsidRPr="00CF3C55" w:rsidRDefault="00492EFC" w:rsidP="00BC3EAA">
            <w:pPr>
              <w:jc w:val="both"/>
              <w:rPr>
                <w:rFonts w:asciiTheme="minorHAnsi" w:hAnsiTheme="minorHAnsi" w:cstheme="minorHAnsi"/>
                <w:sz w:val="20"/>
                <w:szCs w:val="20"/>
                <w:lang w:val="en-US"/>
              </w:rPr>
            </w:pPr>
          </w:p>
          <w:p w14:paraId="52E71CF8" w14:textId="77777777" w:rsidR="00043A54" w:rsidRPr="00CF3C55" w:rsidRDefault="00043A54" w:rsidP="00043A54">
            <w:pPr>
              <w:pStyle w:val="ListParagraph"/>
              <w:numPr>
                <w:ilvl w:val="0"/>
                <w:numId w:val="20"/>
              </w:numPr>
              <w:jc w:val="both"/>
              <w:rPr>
                <w:rFonts w:cstheme="minorHAnsi"/>
                <w:b/>
                <w:bCs/>
                <w:sz w:val="20"/>
                <w:szCs w:val="20"/>
                <w:lang w:val="en-US"/>
              </w:rPr>
            </w:pPr>
            <w:r w:rsidRPr="00CF3C55">
              <w:rPr>
                <w:rFonts w:cstheme="minorHAnsi"/>
                <w:b/>
                <w:bCs/>
                <w:sz w:val="20"/>
                <w:szCs w:val="20"/>
                <w:lang w:val="en-US"/>
              </w:rPr>
              <w:t>Force Majeure.</w:t>
            </w:r>
          </w:p>
          <w:p w14:paraId="074F3DB9" w14:textId="77777777" w:rsidR="00043A54" w:rsidRPr="00CF3C55" w:rsidRDefault="00043A54" w:rsidP="00043A54">
            <w:pPr>
              <w:pStyle w:val="ListParagraph"/>
              <w:numPr>
                <w:ilvl w:val="0"/>
                <w:numId w:val="22"/>
              </w:numPr>
              <w:jc w:val="both"/>
              <w:rPr>
                <w:rFonts w:cstheme="minorHAnsi"/>
                <w:sz w:val="20"/>
                <w:szCs w:val="20"/>
                <w:lang w:val="en-US"/>
              </w:rPr>
            </w:pPr>
            <w:r w:rsidRPr="00CF3C55">
              <w:rPr>
                <w:rFonts w:cstheme="minorHAnsi"/>
                <w:bCs/>
                <w:sz w:val="20"/>
                <w:szCs w:val="20"/>
                <w:lang w:val="en-US"/>
              </w:rPr>
              <w:t xml:space="preserve">The delay or failure of a </w:t>
            </w:r>
            <w:r w:rsidRPr="00CF3C55">
              <w:rPr>
                <w:rFonts w:cstheme="minorHAnsi"/>
                <w:bCs/>
                <w:sz w:val="20"/>
                <w:szCs w:val="20"/>
              </w:rPr>
              <w:t>P</w:t>
            </w:r>
            <w:r w:rsidRPr="00CF3C55">
              <w:rPr>
                <w:rFonts w:cstheme="minorHAnsi"/>
                <w:bCs/>
                <w:sz w:val="20"/>
                <w:szCs w:val="20"/>
                <w:lang w:val="en-US"/>
              </w:rPr>
              <w:t>arty in performing one of its obl</w:t>
            </w:r>
            <w:r w:rsidRPr="00CF3C55">
              <w:rPr>
                <w:rFonts w:cstheme="minorHAnsi"/>
                <w:bCs/>
                <w:sz w:val="20"/>
                <w:szCs w:val="20"/>
              </w:rPr>
              <w:t>i</w:t>
            </w:r>
            <w:r w:rsidRPr="00CF3C55">
              <w:rPr>
                <w:rFonts w:cstheme="minorHAnsi"/>
                <w:bCs/>
                <w:sz w:val="20"/>
                <w:szCs w:val="20"/>
                <w:lang w:val="en-US"/>
              </w:rPr>
              <w:t>gations under this Agreement shall not constitute a violation to this Agreement if and to the extent it is merely caused by the Force Majeure</w:t>
            </w:r>
            <w:r w:rsidRPr="00CF3C55">
              <w:rPr>
                <w:rFonts w:cstheme="minorHAnsi"/>
                <w:bCs/>
                <w:sz w:val="20"/>
                <w:szCs w:val="20"/>
              </w:rPr>
              <w:t xml:space="preserve">. </w:t>
            </w:r>
            <w:r w:rsidRPr="00CF3C55">
              <w:rPr>
                <w:rFonts w:cstheme="minorHAnsi"/>
                <w:bCs/>
                <w:sz w:val="20"/>
                <w:szCs w:val="20"/>
                <w:lang w:val="en-US"/>
              </w:rPr>
              <w:t>In such case the Party suffering the Force Majeure shall notify other Party in writing within at the latest 2 x 24 (two times twenty four) hours.</w:t>
            </w:r>
          </w:p>
          <w:p w14:paraId="05FF9DB4" w14:textId="77777777" w:rsidR="00043A54" w:rsidRPr="00CF3C55" w:rsidRDefault="00043A54" w:rsidP="00BC3EAA">
            <w:pPr>
              <w:pStyle w:val="ListParagraph"/>
              <w:ind w:left="360"/>
              <w:jc w:val="both"/>
              <w:rPr>
                <w:rFonts w:cstheme="minorHAnsi"/>
                <w:bCs/>
                <w:sz w:val="20"/>
                <w:szCs w:val="20"/>
                <w:lang w:val="en-US"/>
              </w:rPr>
            </w:pPr>
          </w:p>
          <w:p w14:paraId="3A51BE69" w14:textId="77777777" w:rsidR="00043A54" w:rsidRPr="00CF3C55" w:rsidRDefault="00043A54" w:rsidP="00BC3EAA">
            <w:pPr>
              <w:pStyle w:val="ListParagraph"/>
              <w:ind w:left="360"/>
              <w:jc w:val="both"/>
              <w:rPr>
                <w:rFonts w:cstheme="minorHAnsi"/>
                <w:sz w:val="20"/>
                <w:szCs w:val="20"/>
                <w:lang w:val="en-US"/>
              </w:rPr>
            </w:pPr>
          </w:p>
          <w:p w14:paraId="6D028893" w14:textId="77777777" w:rsidR="00043A54" w:rsidRPr="00CF3C55" w:rsidRDefault="00043A54" w:rsidP="00043A54">
            <w:pPr>
              <w:pStyle w:val="ListParagraph"/>
              <w:numPr>
                <w:ilvl w:val="0"/>
                <w:numId w:val="22"/>
              </w:numPr>
              <w:jc w:val="both"/>
              <w:rPr>
                <w:rFonts w:cstheme="minorHAnsi"/>
                <w:sz w:val="20"/>
                <w:szCs w:val="20"/>
                <w:lang w:val="en-US"/>
              </w:rPr>
            </w:pPr>
            <w:r w:rsidRPr="00CF3C55">
              <w:rPr>
                <w:rFonts w:cstheme="minorHAnsi"/>
                <w:bCs/>
                <w:sz w:val="20"/>
                <w:szCs w:val="20"/>
                <w:lang w:val="en-US"/>
              </w:rPr>
              <w:t>If the Force Majeure ceases or has been overcome, the Party suffering the Force Majeure shall promptly perform its obl</w:t>
            </w:r>
            <w:r w:rsidRPr="00CF3C55">
              <w:rPr>
                <w:rFonts w:cstheme="minorHAnsi"/>
                <w:bCs/>
                <w:sz w:val="20"/>
                <w:szCs w:val="20"/>
              </w:rPr>
              <w:t>i</w:t>
            </w:r>
            <w:r w:rsidRPr="00CF3C55">
              <w:rPr>
                <w:rFonts w:cstheme="minorHAnsi"/>
                <w:bCs/>
                <w:sz w:val="20"/>
                <w:szCs w:val="20"/>
                <w:lang w:val="en-US"/>
              </w:rPr>
              <w:t>gation under this Agreement that was delayed due to the Force Majeure</w:t>
            </w:r>
            <w:r w:rsidRPr="00CF3C55">
              <w:rPr>
                <w:rFonts w:cstheme="minorHAnsi"/>
                <w:bCs/>
                <w:sz w:val="20"/>
                <w:szCs w:val="20"/>
              </w:rPr>
              <w:t>.</w:t>
            </w:r>
            <w:r w:rsidRPr="00CF3C55">
              <w:rPr>
                <w:rFonts w:cstheme="minorHAnsi"/>
                <w:bCs/>
                <w:sz w:val="20"/>
                <w:szCs w:val="20"/>
                <w:lang w:val="en-US"/>
              </w:rPr>
              <w:t xml:space="preserve"> However, in case of the Force Majeure endures for more than 14 (fourteen) calendar days, then the Parties shall be entitled to terminate this Agreement.</w:t>
            </w:r>
          </w:p>
          <w:p w14:paraId="153E65B8" w14:textId="77777777" w:rsidR="00043A54" w:rsidRPr="00CF3C55" w:rsidRDefault="00043A54" w:rsidP="00BC3EAA">
            <w:pPr>
              <w:pStyle w:val="ListParagraph"/>
              <w:ind w:left="360"/>
              <w:jc w:val="both"/>
              <w:rPr>
                <w:rFonts w:cstheme="minorHAnsi"/>
                <w:sz w:val="20"/>
                <w:szCs w:val="20"/>
                <w:lang w:val="en-US"/>
              </w:rPr>
            </w:pPr>
          </w:p>
          <w:p w14:paraId="15D0F021" w14:textId="77777777" w:rsidR="00043A54" w:rsidRPr="00CF3C55" w:rsidRDefault="00043A54" w:rsidP="00BC3EAA">
            <w:pPr>
              <w:pStyle w:val="ListParagraph"/>
              <w:ind w:left="360"/>
              <w:jc w:val="both"/>
              <w:rPr>
                <w:rFonts w:cstheme="minorHAnsi"/>
                <w:sz w:val="20"/>
                <w:szCs w:val="20"/>
                <w:lang w:val="en-US"/>
              </w:rPr>
            </w:pPr>
          </w:p>
          <w:p w14:paraId="0B98E2E1" w14:textId="77777777" w:rsidR="00043A54" w:rsidRPr="00CF3C55" w:rsidRDefault="00043A54" w:rsidP="00043A54">
            <w:pPr>
              <w:pStyle w:val="ListParagraph"/>
              <w:numPr>
                <w:ilvl w:val="0"/>
                <w:numId w:val="20"/>
              </w:numPr>
              <w:jc w:val="both"/>
              <w:rPr>
                <w:rFonts w:cstheme="minorHAnsi"/>
                <w:b/>
                <w:bCs/>
                <w:sz w:val="20"/>
                <w:szCs w:val="20"/>
                <w:lang w:val="en-US"/>
              </w:rPr>
            </w:pPr>
            <w:r w:rsidRPr="00CF3C55">
              <w:rPr>
                <w:rFonts w:cstheme="minorHAnsi"/>
                <w:b/>
                <w:bCs/>
                <w:sz w:val="20"/>
                <w:szCs w:val="20"/>
                <w:lang w:val="en-US"/>
              </w:rPr>
              <w:t>Confidentiality.</w:t>
            </w:r>
          </w:p>
          <w:p w14:paraId="034490C2" w14:textId="77777777" w:rsidR="00043A54" w:rsidRPr="00CF3C55" w:rsidRDefault="00043A54" w:rsidP="00043A54">
            <w:pPr>
              <w:pStyle w:val="ListParagraph"/>
              <w:numPr>
                <w:ilvl w:val="0"/>
                <w:numId w:val="23"/>
              </w:numPr>
              <w:jc w:val="both"/>
              <w:rPr>
                <w:rFonts w:cstheme="minorHAnsi"/>
                <w:sz w:val="20"/>
                <w:szCs w:val="20"/>
                <w:lang w:val="en-US"/>
              </w:rPr>
            </w:pPr>
            <w:r w:rsidRPr="00CF3C55">
              <w:rPr>
                <w:rFonts w:cstheme="minorHAnsi"/>
                <w:bCs/>
                <w:sz w:val="20"/>
                <w:szCs w:val="20"/>
                <w:lang w:val="en-US"/>
              </w:rPr>
              <w:t xml:space="preserve">The </w:t>
            </w:r>
            <w:r w:rsidRPr="00CF3C55">
              <w:rPr>
                <w:rFonts w:cstheme="minorHAnsi"/>
                <w:bCs/>
                <w:sz w:val="20"/>
                <w:szCs w:val="20"/>
              </w:rPr>
              <w:t>Par</w:t>
            </w:r>
            <w:r w:rsidRPr="00CF3C55">
              <w:rPr>
                <w:rFonts w:cstheme="minorHAnsi"/>
                <w:bCs/>
                <w:sz w:val="20"/>
                <w:szCs w:val="20"/>
                <w:lang w:val="en-US"/>
              </w:rPr>
              <w:t>ties</w:t>
            </w:r>
            <w:r w:rsidRPr="00CF3C55">
              <w:rPr>
                <w:rFonts w:cstheme="minorHAnsi"/>
                <w:bCs/>
                <w:sz w:val="20"/>
                <w:szCs w:val="20"/>
              </w:rPr>
              <w:t xml:space="preserve"> </w:t>
            </w:r>
            <w:r w:rsidRPr="00CF3C55">
              <w:rPr>
                <w:rFonts w:cstheme="minorHAnsi"/>
                <w:sz w:val="20"/>
                <w:szCs w:val="20"/>
                <w:lang w:val="fr-FR"/>
              </w:rPr>
              <w:t xml:space="preserve">and each employées shall keep </w:t>
            </w:r>
            <w:r w:rsidRPr="00CF3C55">
              <w:rPr>
                <w:rFonts w:cstheme="minorHAnsi"/>
                <w:bCs/>
                <w:sz w:val="20"/>
                <w:szCs w:val="20"/>
                <w:lang w:val="en-US"/>
              </w:rPr>
              <w:t xml:space="preserve">and not be allowed to disclose the Confidential Information </w:t>
            </w:r>
            <w:r w:rsidRPr="00CF3C55">
              <w:rPr>
                <w:rFonts w:cstheme="minorHAnsi"/>
                <w:sz w:val="20"/>
                <w:szCs w:val="20"/>
                <w:lang w:val="fr-FR"/>
              </w:rPr>
              <w:t xml:space="preserve">Information to any other party who is not a party to this Agreement, </w:t>
            </w:r>
            <w:r w:rsidRPr="00CF3C55">
              <w:rPr>
                <w:rFonts w:cstheme="minorHAnsi"/>
                <w:sz w:val="20"/>
                <w:szCs w:val="20"/>
                <w:lang w:val="en"/>
              </w:rPr>
              <w:t>unless required by applicable legal provisions or have obtained permission from the Person who owns the Confidential Information.</w:t>
            </w:r>
          </w:p>
          <w:p w14:paraId="78720CBC" w14:textId="77777777" w:rsidR="00043A54" w:rsidRPr="00253EC5" w:rsidRDefault="00043A54" w:rsidP="00043A54">
            <w:pPr>
              <w:pStyle w:val="ListParagraph"/>
              <w:numPr>
                <w:ilvl w:val="0"/>
                <w:numId w:val="23"/>
              </w:numPr>
              <w:jc w:val="both"/>
              <w:rPr>
                <w:rFonts w:cstheme="minorHAnsi"/>
                <w:sz w:val="20"/>
                <w:szCs w:val="20"/>
                <w:lang w:val="en-US"/>
              </w:rPr>
            </w:pPr>
            <w:r w:rsidRPr="00CF3C55">
              <w:rPr>
                <w:rFonts w:cstheme="minorHAnsi"/>
                <w:sz w:val="20"/>
                <w:szCs w:val="20"/>
                <w:lang w:val="fr-FR"/>
              </w:rPr>
              <w:t xml:space="preserve">This Article shall remain valid and bind each Party </w:t>
            </w:r>
            <w:r w:rsidRPr="00CF3C55">
              <w:rPr>
                <w:rFonts w:cstheme="minorHAnsi"/>
                <w:bCs/>
                <w:sz w:val="20"/>
                <w:szCs w:val="20"/>
                <w:lang w:val="en-US"/>
              </w:rPr>
              <w:t>notwithstanding</w:t>
            </w:r>
            <w:r w:rsidRPr="00CF3C55">
              <w:rPr>
                <w:rFonts w:cstheme="minorHAnsi"/>
                <w:sz w:val="20"/>
                <w:szCs w:val="20"/>
                <w:lang w:val="fr-FR"/>
              </w:rPr>
              <w:t xml:space="preserve"> the Term expires or terminated.</w:t>
            </w:r>
          </w:p>
          <w:p w14:paraId="4A5F7339" w14:textId="77777777" w:rsidR="00043A54" w:rsidRPr="00253EC5" w:rsidRDefault="00043A54" w:rsidP="00BC3EAA">
            <w:pPr>
              <w:pStyle w:val="ListParagraph"/>
              <w:ind w:left="360"/>
              <w:jc w:val="both"/>
              <w:rPr>
                <w:rFonts w:cstheme="minorHAnsi"/>
                <w:sz w:val="20"/>
                <w:szCs w:val="20"/>
                <w:lang w:val="en-US"/>
              </w:rPr>
            </w:pPr>
          </w:p>
          <w:p w14:paraId="4AD423E7" w14:textId="77777777" w:rsidR="00043A54" w:rsidRPr="00CF3C55" w:rsidRDefault="00043A54" w:rsidP="00043A54">
            <w:pPr>
              <w:pStyle w:val="ListParagraph"/>
              <w:numPr>
                <w:ilvl w:val="0"/>
                <w:numId w:val="20"/>
              </w:numPr>
              <w:jc w:val="both"/>
              <w:rPr>
                <w:rFonts w:cstheme="minorHAnsi"/>
                <w:b/>
                <w:bCs/>
                <w:sz w:val="20"/>
                <w:szCs w:val="20"/>
                <w:lang w:val="en-US"/>
              </w:rPr>
            </w:pPr>
            <w:r w:rsidRPr="00CF3C55">
              <w:rPr>
                <w:rFonts w:cstheme="minorHAnsi"/>
                <w:b/>
                <w:bCs/>
                <w:sz w:val="20"/>
                <w:szCs w:val="20"/>
                <w:lang w:val="en-US"/>
              </w:rPr>
              <w:t>Prevailing Law And Dispute.</w:t>
            </w:r>
          </w:p>
          <w:p w14:paraId="03F6E8F4" w14:textId="1AFED632" w:rsidR="00043A54" w:rsidRPr="009D1DE3" w:rsidRDefault="00043A54" w:rsidP="009D1DE3">
            <w:pPr>
              <w:pStyle w:val="ListParagraph"/>
              <w:numPr>
                <w:ilvl w:val="0"/>
                <w:numId w:val="24"/>
              </w:numPr>
              <w:jc w:val="both"/>
              <w:rPr>
                <w:rFonts w:cstheme="minorHAnsi"/>
                <w:sz w:val="20"/>
                <w:szCs w:val="20"/>
                <w:lang w:val="en-US"/>
              </w:rPr>
            </w:pPr>
            <w:r w:rsidRPr="00CF3C55">
              <w:rPr>
                <w:rFonts w:cstheme="minorHAnsi"/>
                <w:sz w:val="20"/>
                <w:szCs w:val="20"/>
                <w:lang w:val="en-US"/>
              </w:rPr>
              <w:t>This Agreement is governed by</w:t>
            </w:r>
            <w:r w:rsidRPr="00CF3C55">
              <w:rPr>
                <w:rFonts w:cstheme="minorHAnsi"/>
                <w:sz w:val="20"/>
                <w:szCs w:val="20"/>
              </w:rPr>
              <w:t xml:space="preserve"> </w:t>
            </w:r>
            <w:r w:rsidRPr="00CF3C55">
              <w:rPr>
                <w:rFonts w:cstheme="minorHAnsi"/>
                <w:sz w:val="20"/>
                <w:szCs w:val="20"/>
                <w:lang w:val="en-US"/>
              </w:rPr>
              <w:t xml:space="preserve">and shall be construed in accordance with the laws of the </w:t>
            </w:r>
            <w:r w:rsidRPr="00CF3C55">
              <w:rPr>
                <w:rFonts w:cstheme="minorHAnsi"/>
                <w:sz w:val="20"/>
                <w:szCs w:val="20"/>
              </w:rPr>
              <w:t>Republi</w:t>
            </w:r>
            <w:r w:rsidRPr="00CF3C55">
              <w:rPr>
                <w:rFonts w:cstheme="minorHAnsi"/>
                <w:sz w:val="20"/>
                <w:szCs w:val="20"/>
                <w:lang w:val="en-US"/>
              </w:rPr>
              <w:t>c</w:t>
            </w:r>
            <w:r w:rsidRPr="00CF3C55">
              <w:rPr>
                <w:rFonts w:cstheme="minorHAnsi"/>
                <w:sz w:val="20"/>
                <w:szCs w:val="20"/>
              </w:rPr>
              <w:t xml:space="preserve"> </w:t>
            </w:r>
            <w:r w:rsidRPr="00CF3C55">
              <w:rPr>
                <w:rFonts w:cstheme="minorHAnsi"/>
                <w:sz w:val="20"/>
                <w:szCs w:val="20"/>
                <w:lang w:val="en-US"/>
              </w:rPr>
              <w:t xml:space="preserve">of </w:t>
            </w:r>
            <w:r w:rsidRPr="00CF3C55">
              <w:rPr>
                <w:rFonts w:cstheme="minorHAnsi"/>
                <w:sz w:val="20"/>
                <w:szCs w:val="20"/>
              </w:rPr>
              <w:t>Indonesia.</w:t>
            </w:r>
            <w:r w:rsidRPr="00CF3C55">
              <w:rPr>
                <w:rFonts w:cstheme="minorHAnsi"/>
                <w:sz w:val="20"/>
                <w:szCs w:val="20"/>
                <w:lang w:val="en-US"/>
              </w:rPr>
              <w:t xml:space="preserve"> In the event of a dispute </w:t>
            </w:r>
            <w:r w:rsidRPr="00CF3C55">
              <w:rPr>
                <w:rFonts w:cstheme="minorHAnsi"/>
                <w:sz w:val="20"/>
                <w:szCs w:val="20"/>
                <w:lang w:val="en-US"/>
              </w:rPr>
              <w:lastRenderedPageBreak/>
              <w:t xml:space="preserve">between the Parties in connection with the implementation of this Agreement, the Parties agree to settle the Dispute amicably, and if the dispute cannot be resolved amicably, the Parties agree to resolve the Dispute through </w:t>
            </w:r>
            <w:r w:rsidR="00492EFC">
              <w:rPr>
                <w:rFonts w:cstheme="minorHAnsi"/>
                <w:sz w:val="20"/>
                <w:szCs w:val="20"/>
                <w:lang w:val="en-US"/>
              </w:rPr>
              <w:t>Badan Arbitrase Nasional Indonesia (BANI) at Mampang, South Jakarta</w:t>
            </w:r>
            <w:r w:rsidRPr="00CF3C55">
              <w:rPr>
                <w:rFonts w:cstheme="minorHAnsi"/>
                <w:sz w:val="20"/>
                <w:szCs w:val="20"/>
                <w:lang w:val="en-US"/>
              </w:rPr>
              <w:t>.</w:t>
            </w:r>
          </w:p>
          <w:p w14:paraId="325380A7" w14:textId="77777777" w:rsidR="00043A54" w:rsidRPr="00CF3C55" w:rsidRDefault="00043A54" w:rsidP="00043A54">
            <w:pPr>
              <w:pStyle w:val="ListParagraph"/>
              <w:numPr>
                <w:ilvl w:val="0"/>
                <w:numId w:val="24"/>
              </w:numPr>
              <w:jc w:val="both"/>
              <w:rPr>
                <w:rFonts w:cstheme="minorHAnsi"/>
                <w:sz w:val="20"/>
                <w:szCs w:val="20"/>
                <w:lang w:val="en-US"/>
              </w:rPr>
            </w:pPr>
            <w:r w:rsidRPr="00CF3C55">
              <w:rPr>
                <w:rFonts w:cstheme="minorHAnsi"/>
                <w:bCs/>
                <w:sz w:val="20"/>
                <w:szCs w:val="20"/>
                <w:lang w:val="en-US"/>
              </w:rPr>
              <w:t>In particular for the Medical Dispute, the Parties shall encourage the Doctor and the Patient to settle the Medical Dispute amicably. If the Medical Dispute cannot be amicably settled</w:t>
            </w:r>
            <w:r w:rsidRPr="00CF3C55">
              <w:rPr>
                <w:rFonts w:cstheme="minorHAnsi"/>
                <w:bCs/>
                <w:sz w:val="20"/>
                <w:szCs w:val="20"/>
              </w:rPr>
              <w:t xml:space="preserve">, </w:t>
            </w:r>
            <w:r w:rsidRPr="00CF3C55">
              <w:rPr>
                <w:rFonts w:cstheme="minorHAnsi"/>
                <w:bCs/>
                <w:sz w:val="20"/>
                <w:szCs w:val="20"/>
                <w:lang w:val="en-US"/>
              </w:rPr>
              <w:t>then the Parties shall encourage to settle the Medical Dispute through Indonesia Medical Disciplinary Board.</w:t>
            </w:r>
          </w:p>
          <w:p w14:paraId="555F1A17" w14:textId="77777777" w:rsidR="00492EFC" w:rsidRPr="00CF3C55" w:rsidRDefault="00492EFC" w:rsidP="00BC3EAA">
            <w:pPr>
              <w:pStyle w:val="ListParagraph"/>
              <w:ind w:left="360"/>
              <w:jc w:val="both"/>
              <w:rPr>
                <w:rFonts w:cstheme="minorHAnsi"/>
                <w:bCs/>
                <w:sz w:val="20"/>
                <w:szCs w:val="20"/>
                <w:lang w:val="en-US"/>
              </w:rPr>
            </w:pPr>
          </w:p>
          <w:p w14:paraId="050BD90D" w14:textId="77777777" w:rsidR="006D0BD5" w:rsidRPr="003B34DB" w:rsidRDefault="006D0BD5" w:rsidP="00BC3EAA">
            <w:pPr>
              <w:jc w:val="both"/>
              <w:rPr>
                <w:rFonts w:cstheme="minorHAnsi"/>
                <w:bCs/>
                <w:sz w:val="20"/>
                <w:szCs w:val="20"/>
                <w:lang w:val="en-US"/>
              </w:rPr>
            </w:pPr>
          </w:p>
          <w:p w14:paraId="0364792B" w14:textId="77777777" w:rsidR="00043A54" w:rsidRPr="00CF3C55" w:rsidRDefault="00043A54" w:rsidP="00043A54">
            <w:pPr>
              <w:pStyle w:val="ListParagraph"/>
              <w:numPr>
                <w:ilvl w:val="0"/>
                <w:numId w:val="20"/>
              </w:numPr>
              <w:jc w:val="both"/>
              <w:rPr>
                <w:rFonts w:cstheme="minorHAnsi"/>
                <w:b/>
                <w:bCs/>
                <w:sz w:val="20"/>
                <w:szCs w:val="20"/>
                <w:lang w:val="en-US"/>
              </w:rPr>
            </w:pPr>
            <w:r w:rsidRPr="00CF3C55">
              <w:rPr>
                <w:rFonts w:cstheme="minorHAnsi"/>
                <w:b/>
                <w:bCs/>
                <w:sz w:val="20"/>
                <w:szCs w:val="20"/>
                <w:lang w:val="en-US"/>
              </w:rPr>
              <w:t>Representations and Warranties.</w:t>
            </w:r>
          </w:p>
          <w:p w14:paraId="40890DBC" w14:textId="77777777" w:rsidR="00043A54" w:rsidRPr="00CF3C55" w:rsidRDefault="00043A54">
            <w:pPr>
              <w:pStyle w:val="Standard"/>
              <w:numPr>
                <w:ilvl w:val="0"/>
                <w:numId w:val="43"/>
              </w:numPr>
              <w:ind w:left="330"/>
              <w:jc w:val="both"/>
              <w:rPr>
                <w:rFonts w:asciiTheme="minorHAnsi" w:hAnsiTheme="minorHAnsi" w:cstheme="minorHAnsi"/>
                <w:sz w:val="20"/>
                <w:szCs w:val="20"/>
              </w:rPr>
            </w:pPr>
            <w:r w:rsidRPr="00CF3C55">
              <w:rPr>
                <w:rFonts w:asciiTheme="minorHAnsi" w:hAnsiTheme="minorHAnsi" w:cstheme="minorHAnsi"/>
                <w:sz w:val="20"/>
                <w:szCs w:val="20"/>
                <w:lang w:val="en"/>
              </w:rPr>
              <w:t>The Second Party hereby represents to the First Party that the Second Party has obtained written authorization from the Patient to receive his/her Medical Record resume and/or MCU Service result and/or Covid Examination result and fully liable for the consequences arising and release the First Party from the lawsuit and/or claim from any party and indemnify the First Party arising in connection with the disclosure of the Patient’s Medical Record resume and/or MCU Service result and/or Covid Examination result to the Second Party.</w:t>
            </w:r>
          </w:p>
          <w:p w14:paraId="64E0B817" w14:textId="77777777" w:rsidR="00043A54" w:rsidRDefault="00043A54" w:rsidP="00BC3EAA">
            <w:pPr>
              <w:pStyle w:val="Standard"/>
              <w:ind w:left="330"/>
              <w:jc w:val="both"/>
              <w:rPr>
                <w:rFonts w:asciiTheme="minorHAnsi" w:hAnsiTheme="minorHAnsi" w:cstheme="minorHAnsi"/>
                <w:sz w:val="20"/>
                <w:szCs w:val="20"/>
              </w:rPr>
            </w:pPr>
          </w:p>
          <w:p w14:paraId="3331ACA3" w14:textId="77777777" w:rsidR="006D0BD5" w:rsidRDefault="006D0BD5" w:rsidP="006D0BD5">
            <w:pPr>
              <w:pStyle w:val="Standard"/>
              <w:jc w:val="both"/>
              <w:rPr>
                <w:rFonts w:asciiTheme="minorHAnsi" w:hAnsiTheme="minorHAnsi" w:cstheme="minorHAnsi"/>
                <w:sz w:val="20"/>
                <w:szCs w:val="20"/>
              </w:rPr>
            </w:pPr>
          </w:p>
          <w:p w14:paraId="37342D2A" w14:textId="77777777" w:rsidR="006D0BD5" w:rsidRPr="00CF3C55" w:rsidRDefault="006D0BD5" w:rsidP="00F65EA2">
            <w:pPr>
              <w:pStyle w:val="Standard"/>
              <w:jc w:val="both"/>
              <w:rPr>
                <w:rFonts w:asciiTheme="minorHAnsi" w:hAnsiTheme="minorHAnsi" w:cstheme="minorHAnsi"/>
                <w:sz w:val="20"/>
                <w:szCs w:val="20"/>
              </w:rPr>
            </w:pPr>
          </w:p>
          <w:p w14:paraId="43A994A2" w14:textId="77777777" w:rsidR="00043A54" w:rsidRPr="0096055B" w:rsidRDefault="00043A54">
            <w:pPr>
              <w:pStyle w:val="Standard"/>
              <w:numPr>
                <w:ilvl w:val="0"/>
                <w:numId w:val="43"/>
              </w:numPr>
              <w:ind w:left="330"/>
              <w:jc w:val="both"/>
              <w:rPr>
                <w:rFonts w:asciiTheme="minorHAnsi" w:hAnsiTheme="minorHAnsi" w:cstheme="minorHAnsi"/>
                <w:sz w:val="20"/>
                <w:szCs w:val="20"/>
              </w:rPr>
            </w:pPr>
            <w:r w:rsidRPr="00CF3C55">
              <w:rPr>
                <w:rFonts w:asciiTheme="minorHAnsi" w:hAnsiTheme="minorHAnsi" w:cstheme="minorHAnsi"/>
                <w:color w:val="000000"/>
                <w:sz w:val="20"/>
                <w:szCs w:val="20"/>
              </w:rPr>
              <w:t>The Parties agree this Agreement will be subject to the regulations issued by the Government relating to the implementation of this Agreement.</w:t>
            </w:r>
          </w:p>
          <w:p w14:paraId="5BB7DC39" w14:textId="77777777" w:rsidR="00043A54" w:rsidRPr="00CF3C55" w:rsidRDefault="00043A54">
            <w:pPr>
              <w:pStyle w:val="Standard"/>
              <w:numPr>
                <w:ilvl w:val="0"/>
                <w:numId w:val="43"/>
              </w:numPr>
              <w:ind w:left="330"/>
              <w:jc w:val="both"/>
              <w:rPr>
                <w:rFonts w:asciiTheme="minorHAnsi" w:hAnsiTheme="minorHAnsi" w:cstheme="minorHAnsi"/>
                <w:sz w:val="20"/>
                <w:szCs w:val="20"/>
              </w:rPr>
            </w:pPr>
            <w:r w:rsidRPr="00CF3C55">
              <w:rPr>
                <w:rFonts w:asciiTheme="minorHAnsi" w:hAnsiTheme="minorHAnsi" w:cstheme="minorHAnsi"/>
                <w:color w:val="000000"/>
                <w:sz w:val="20"/>
                <w:szCs w:val="20"/>
              </w:rPr>
              <w:t>This Agreement does not violate the applicable laws and regulations in the Republic of Indonesia and does not conflict with or result in violation of other agreements made by each Party with any third party.</w:t>
            </w:r>
          </w:p>
          <w:p w14:paraId="37885A96" w14:textId="77777777" w:rsidR="00043A54" w:rsidRPr="00CF3C55" w:rsidRDefault="00043A54" w:rsidP="00BC3EAA">
            <w:pPr>
              <w:pStyle w:val="Standard"/>
              <w:ind w:left="330"/>
              <w:jc w:val="both"/>
              <w:rPr>
                <w:rFonts w:asciiTheme="minorHAnsi" w:hAnsiTheme="minorHAnsi" w:cstheme="minorHAnsi"/>
                <w:sz w:val="20"/>
                <w:szCs w:val="20"/>
              </w:rPr>
            </w:pPr>
          </w:p>
          <w:p w14:paraId="05080B35" w14:textId="77777777" w:rsidR="00043A54" w:rsidRPr="00CF3C55" w:rsidRDefault="00043A54" w:rsidP="00BC3EAA">
            <w:pPr>
              <w:pStyle w:val="Standard"/>
              <w:ind w:left="330"/>
              <w:jc w:val="both"/>
              <w:rPr>
                <w:rFonts w:asciiTheme="minorHAnsi" w:hAnsiTheme="minorHAnsi" w:cstheme="minorHAnsi"/>
                <w:sz w:val="20"/>
                <w:szCs w:val="20"/>
              </w:rPr>
            </w:pPr>
          </w:p>
          <w:p w14:paraId="20A29426" w14:textId="77777777" w:rsidR="00043A54" w:rsidRPr="00CF3C55" w:rsidRDefault="00043A54">
            <w:pPr>
              <w:pStyle w:val="Standard"/>
              <w:numPr>
                <w:ilvl w:val="0"/>
                <w:numId w:val="43"/>
              </w:numPr>
              <w:ind w:left="330"/>
              <w:jc w:val="both"/>
              <w:rPr>
                <w:rFonts w:asciiTheme="minorHAnsi" w:hAnsiTheme="minorHAnsi" w:cstheme="minorBidi"/>
                <w:sz w:val="20"/>
                <w:szCs w:val="20"/>
              </w:rPr>
            </w:pPr>
            <w:r w:rsidRPr="3D4BFCBB">
              <w:rPr>
                <w:rFonts w:asciiTheme="minorHAnsi" w:hAnsiTheme="minorHAnsi" w:cstheme="minorBidi"/>
                <w:color w:val="000000" w:themeColor="text1"/>
                <w:sz w:val="20"/>
                <w:szCs w:val="20"/>
              </w:rPr>
              <w:t>The Parties will perform the provisions in this Agreement with full responsibility, good faith and high professionalism and with due regard to the interests and good reputation of the Parties.</w:t>
            </w:r>
          </w:p>
          <w:p w14:paraId="181A2982" w14:textId="77777777" w:rsidR="00043A54" w:rsidRDefault="00043A54" w:rsidP="00BC3EAA">
            <w:pPr>
              <w:pStyle w:val="Standard"/>
              <w:jc w:val="both"/>
              <w:rPr>
                <w:rFonts w:asciiTheme="minorHAnsi" w:hAnsiTheme="minorHAnsi" w:cstheme="minorHAnsi"/>
                <w:sz w:val="20"/>
                <w:szCs w:val="20"/>
              </w:rPr>
            </w:pPr>
          </w:p>
          <w:p w14:paraId="3EB72071" w14:textId="77777777" w:rsidR="00043A54" w:rsidRPr="00CF3C55" w:rsidRDefault="00043A54" w:rsidP="00BC3EAA">
            <w:pPr>
              <w:pStyle w:val="Standard"/>
              <w:jc w:val="both"/>
              <w:rPr>
                <w:rFonts w:asciiTheme="minorHAnsi" w:hAnsiTheme="minorHAnsi" w:cstheme="minorHAnsi"/>
                <w:sz w:val="20"/>
                <w:szCs w:val="20"/>
              </w:rPr>
            </w:pPr>
          </w:p>
          <w:p w14:paraId="12645C15" w14:textId="77777777" w:rsidR="00043A54" w:rsidRPr="00CF3C55" w:rsidRDefault="00043A54">
            <w:pPr>
              <w:pStyle w:val="Standard"/>
              <w:numPr>
                <w:ilvl w:val="0"/>
                <w:numId w:val="43"/>
              </w:numPr>
              <w:ind w:left="330"/>
              <w:jc w:val="both"/>
              <w:rPr>
                <w:rFonts w:asciiTheme="minorHAnsi" w:hAnsiTheme="minorHAnsi" w:cstheme="minorHAnsi"/>
                <w:sz w:val="20"/>
                <w:szCs w:val="20"/>
              </w:rPr>
            </w:pPr>
            <w:r w:rsidRPr="00CF3C55">
              <w:rPr>
                <w:rFonts w:asciiTheme="minorHAnsi" w:hAnsiTheme="minorHAnsi" w:cstheme="minorHAnsi"/>
                <w:color w:val="000000"/>
                <w:sz w:val="20"/>
                <w:szCs w:val="20"/>
              </w:rPr>
              <w:t xml:space="preserve">The representatives of each Party who sign this Agreement are the legal and authorized representatives to take this legal action and/or sign this Agreement for and on behalf of each Party based on the articles of association and/or </w:t>
            </w:r>
            <w:r w:rsidRPr="00CF3C55">
              <w:rPr>
                <w:rFonts w:asciiTheme="minorHAnsi" w:hAnsiTheme="minorHAnsi" w:cstheme="minorHAnsi"/>
                <w:color w:val="000000"/>
                <w:sz w:val="20"/>
                <w:szCs w:val="20"/>
              </w:rPr>
              <w:lastRenderedPageBreak/>
              <w:t>power of attorney/appointment given by each Party to him.</w:t>
            </w:r>
          </w:p>
          <w:p w14:paraId="2F2D3A9E" w14:textId="77777777" w:rsidR="00043A54" w:rsidRPr="00CF3C55" w:rsidRDefault="00043A54" w:rsidP="00BC3EAA">
            <w:pPr>
              <w:pStyle w:val="Standard"/>
              <w:jc w:val="both"/>
              <w:rPr>
                <w:rFonts w:asciiTheme="minorHAnsi" w:hAnsiTheme="minorHAnsi" w:cstheme="minorHAnsi"/>
                <w:sz w:val="20"/>
                <w:szCs w:val="20"/>
              </w:rPr>
            </w:pPr>
          </w:p>
          <w:p w14:paraId="752E8095" w14:textId="77777777" w:rsidR="00043A54" w:rsidRPr="00CF3C55" w:rsidRDefault="00043A54" w:rsidP="00BC3EAA">
            <w:pPr>
              <w:pStyle w:val="Standard"/>
              <w:jc w:val="both"/>
              <w:rPr>
                <w:rFonts w:asciiTheme="minorHAnsi" w:hAnsiTheme="minorHAnsi" w:cstheme="minorHAnsi"/>
                <w:sz w:val="20"/>
                <w:szCs w:val="20"/>
              </w:rPr>
            </w:pPr>
          </w:p>
          <w:p w14:paraId="1407D562" w14:textId="77777777" w:rsidR="00043A54" w:rsidRPr="00CF3C55" w:rsidRDefault="00043A54">
            <w:pPr>
              <w:pStyle w:val="Standard"/>
              <w:numPr>
                <w:ilvl w:val="0"/>
                <w:numId w:val="43"/>
              </w:numPr>
              <w:ind w:left="330"/>
              <w:jc w:val="both"/>
              <w:rPr>
                <w:rFonts w:asciiTheme="minorHAnsi" w:hAnsiTheme="minorHAnsi" w:cstheme="minorHAnsi"/>
                <w:sz w:val="20"/>
                <w:szCs w:val="20"/>
              </w:rPr>
            </w:pPr>
            <w:r w:rsidRPr="00CF3C55">
              <w:rPr>
                <w:rFonts w:asciiTheme="minorHAnsi" w:hAnsiTheme="minorHAnsi" w:cstheme="minorHAnsi"/>
                <w:color w:val="000000"/>
                <w:sz w:val="20"/>
                <w:szCs w:val="20"/>
              </w:rPr>
              <w:t>At the time this Agreement is signed, there are no lawsuits, submissions or pending lawsuits that could materially affect the ability of each Party to perform its obligations under this Agreement and/or affect the validity of this Agreement.</w:t>
            </w:r>
          </w:p>
          <w:p w14:paraId="0B91D0D2" w14:textId="77777777" w:rsidR="00043A54" w:rsidRPr="00CF3C55" w:rsidRDefault="00043A54" w:rsidP="00BC3EAA">
            <w:pPr>
              <w:pStyle w:val="ListParagraph"/>
              <w:rPr>
                <w:rFonts w:cstheme="minorHAnsi"/>
                <w:sz w:val="20"/>
                <w:szCs w:val="20"/>
              </w:rPr>
            </w:pPr>
          </w:p>
          <w:p w14:paraId="7404AEF3" w14:textId="77777777" w:rsidR="00043A54" w:rsidRPr="00CF3C55" w:rsidRDefault="00043A54" w:rsidP="00BC3EAA">
            <w:pPr>
              <w:pStyle w:val="Standard"/>
              <w:ind w:left="330"/>
              <w:jc w:val="both"/>
              <w:rPr>
                <w:rFonts w:asciiTheme="minorHAnsi" w:hAnsiTheme="minorHAnsi" w:cstheme="minorHAnsi"/>
                <w:sz w:val="20"/>
                <w:szCs w:val="20"/>
              </w:rPr>
            </w:pPr>
          </w:p>
          <w:p w14:paraId="72B895FD" w14:textId="77777777" w:rsidR="00043A54" w:rsidRPr="00CF3C55" w:rsidRDefault="00043A54">
            <w:pPr>
              <w:pStyle w:val="Standard"/>
              <w:numPr>
                <w:ilvl w:val="0"/>
                <w:numId w:val="43"/>
              </w:numPr>
              <w:ind w:left="330"/>
              <w:jc w:val="both"/>
              <w:rPr>
                <w:rFonts w:asciiTheme="minorHAnsi" w:hAnsiTheme="minorHAnsi" w:cstheme="minorHAnsi"/>
                <w:sz w:val="20"/>
                <w:szCs w:val="20"/>
              </w:rPr>
            </w:pPr>
            <w:r w:rsidRPr="00CF3C55">
              <w:rPr>
                <w:rFonts w:asciiTheme="minorHAnsi" w:hAnsiTheme="minorHAnsi" w:cstheme="minorHAnsi"/>
                <w:color w:val="000000"/>
                <w:sz w:val="20"/>
                <w:szCs w:val="20"/>
              </w:rPr>
              <w:t>All statement and information provided by the Parties in connection with this Agreement is true.</w:t>
            </w:r>
          </w:p>
          <w:p w14:paraId="7B16E360" w14:textId="77777777" w:rsidR="00043A54" w:rsidRPr="00CF3C55" w:rsidRDefault="00043A54" w:rsidP="00BC3EAA">
            <w:pPr>
              <w:jc w:val="both"/>
              <w:rPr>
                <w:rFonts w:asciiTheme="minorHAnsi" w:hAnsiTheme="minorHAnsi" w:cstheme="minorHAnsi"/>
                <w:sz w:val="20"/>
                <w:szCs w:val="20"/>
                <w:lang w:val="en"/>
              </w:rPr>
            </w:pPr>
          </w:p>
          <w:p w14:paraId="381DC28D" w14:textId="77777777" w:rsidR="00043A54" w:rsidRPr="00CF3C55" w:rsidRDefault="00043A54" w:rsidP="00BC3EAA">
            <w:pPr>
              <w:jc w:val="both"/>
              <w:rPr>
                <w:rFonts w:asciiTheme="minorHAnsi" w:hAnsiTheme="minorHAnsi" w:cstheme="minorHAnsi"/>
                <w:sz w:val="20"/>
                <w:szCs w:val="20"/>
                <w:lang w:val="en"/>
              </w:rPr>
            </w:pPr>
          </w:p>
          <w:p w14:paraId="68BD6B9E" w14:textId="77777777" w:rsidR="00043A54" w:rsidRPr="00CF3C55" w:rsidRDefault="00043A54" w:rsidP="00043A54">
            <w:pPr>
              <w:pStyle w:val="ListParagraph"/>
              <w:numPr>
                <w:ilvl w:val="0"/>
                <w:numId w:val="20"/>
              </w:numPr>
              <w:jc w:val="both"/>
              <w:rPr>
                <w:rFonts w:cstheme="minorHAnsi"/>
                <w:b/>
                <w:bCs/>
                <w:sz w:val="20"/>
                <w:szCs w:val="20"/>
                <w:lang w:val="en-US"/>
              </w:rPr>
            </w:pPr>
            <w:r w:rsidRPr="00CF3C55">
              <w:rPr>
                <w:rFonts w:cstheme="minorHAnsi"/>
                <w:b/>
                <w:bCs/>
                <w:sz w:val="20"/>
                <w:szCs w:val="20"/>
                <w:lang w:val="en-US"/>
              </w:rPr>
              <w:t>Limitation of Liability.</w:t>
            </w:r>
          </w:p>
          <w:p w14:paraId="45D688C8" w14:textId="77777777" w:rsidR="00043A54" w:rsidRPr="009D1DE3" w:rsidRDefault="00043A54" w:rsidP="00043A54">
            <w:pPr>
              <w:pStyle w:val="ListParagraph"/>
              <w:numPr>
                <w:ilvl w:val="0"/>
                <w:numId w:val="34"/>
              </w:numPr>
              <w:ind w:right="172"/>
              <w:jc w:val="both"/>
              <w:rPr>
                <w:rFonts w:cstheme="minorHAnsi"/>
                <w:sz w:val="20"/>
                <w:szCs w:val="20"/>
                <w:lang w:val="en-US"/>
              </w:rPr>
            </w:pPr>
            <w:r w:rsidRPr="00CF3C55">
              <w:rPr>
                <w:rFonts w:cstheme="minorHAnsi"/>
                <w:sz w:val="20"/>
                <w:szCs w:val="20"/>
                <w:lang w:val="en"/>
              </w:rPr>
              <w:t>The Second Party is fully responsible, indemnify and release the First Party including its Commissioners, Directors, company affiliates and all of its employees from all claims, legal fees, claims, compensation in any form from the Patients or any third parties arising from errors or intentional or negligence Patients and/or the Second Party in connection with the implementation of this Agreement including but not limited to the errors of the Second Party in providing verification of Patients or other parties to become dependents of the Second Party and/or failure to provide Validity Confirmation/Letter of Guarantee for Patient and/or the error of the Letter of Guarantee for the Patient and/or inaccuracies in providing information medical information submitted by Patients including initial information on the Patient's health during the screening process for Homecare Healthcare Service by the First Party. Unless the Second Party can prove that this arose due to an intentional error by the First Party, the First Party will be responsible for the total value of the First Party's liability for the duration of this Agreement to the Second Party in the amount of the payment received by the First Party.</w:t>
            </w:r>
          </w:p>
          <w:p w14:paraId="305CB276" w14:textId="77777777" w:rsidR="00492EFC" w:rsidRPr="00CF3C55" w:rsidRDefault="00492EFC" w:rsidP="009D1DE3">
            <w:pPr>
              <w:pStyle w:val="ListParagraph"/>
              <w:ind w:left="360" w:right="172"/>
              <w:jc w:val="both"/>
              <w:rPr>
                <w:rFonts w:cstheme="minorHAnsi"/>
                <w:sz w:val="20"/>
                <w:szCs w:val="20"/>
                <w:lang w:val="en-US"/>
              </w:rPr>
            </w:pPr>
          </w:p>
          <w:p w14:paraId="01F58B5E" w14:textId="77777777" w:rsidR="00043A54" w:rsidRPr="00CF3C55" w:rsidRDefault="00043A54" w:rsidP="00043A54">
            <w:pPr>
              <w:pStyle w:val="ListParagraph"/>
              <w:numPr>
                <w:ilvl w:val="0"/>
                <w:numId w:val="34"/>
              </w:numPr>
              <w:ind w:right="172"/>
              <w:jc w:val="both"/>
              <w:rPr>
                <w:rFonts w:cstheme="minorHAnsi"/>
                <w:sz w:val="20"/>
                <w:szCs w:val="20"/>
                <w:lang w:val="en-US"/>
              </w:rPr>
            </w:pPr>
            <w:r w:rsidRPr="00CF3C55">
              <w:rPr>
                <w:rFonts w:cstheme="minorHAnsi"/>
                <w:sz w:val="20"/>
                <w:szCs w:val="20"/>
              </w:rPr>
              <w:t>Under all circumstances First Party shall not be liable for any damages or loss of the Second Party that consequential, unforeseeable, unpredictable,</w:t>
            </w:r>
            <w:r w:rsidRPr="00CF3C55">
              <w:rPr>
                <w:rFonts w:cstheme="minorHAnsi"/>
                <w:sz w:val="20"/>
                <w:szCs w:val="20"/>
                <w:lang w:val="en-US"/>
              </w:rPr>
              <w:t xml:space="preserve"> </w:t>
            </w:r>
            <w:r w:rsidRPr="00CF3C55">
              <w:rPr>
                <w:rFonts w:cstheme="minorHAnsi"/>
                <w:sz w:val="20"/>
                <w:szCs w:val="20"/>
              </w:rPr>
              <w:t>incidental, indirect, special or punitive damages, loss or expenditure in connection with business interruption, business loss, profit loss</w:t>
            </w:r>
            <w:r w:rsidRPr="00CF3C55">
              <w:rPr>
                <w:rFonts w:cstheme="minorHAnsi"/>
                <w:sz w:val="20"/>
                <w:szCs w:val="20"/>
                <w:lang w:val="en-US"/>
              </w:rPr>
              <w:t>,</w:t>
            </w:r>
            <w:r w:rsidRPr="00CF3C55">
              <w:rPr>
                <w:rFonts w:cstheme="minorHAnsi"/>
                <w:sz w:val="20"/>
                <w:szCs w:val="20"/>
              </w:rPr>
              <w:t xml:space="preserve"> savings loss,</w:t>
            </w:r>
            <w:r w:rsidRPr="00CF3C55">
              <w:rPr>
                <w:rFonts w:cstheme="minorHAnsi"/>
                <w:sz w:val="20"/>
                <w:szCs w:val="20"/>
                <w:lang w:val="en-US"/>
              </w:rPr>
              <w:t xml:space="preserve"> damage </w:t>
            </w:r>
            <w:r w:rsidRPr="00CF3C55">
              <w:rPr>
                <w:rFonts w:cstheme="minorHAnsi"/>
                <w:sz w:val="20"/>
                <w:szCs w:val="20"/>
                <w:lang w:val="en-US"/>
              </w:rPr>
              <w:lastRenderedPageBreak/>
              <w:t>and/or loss of data/information</w:t>
            </w:r>
            <w:r w:rsidRPr="00CF3C55">
              <w:rPr>
                <w:rFonts w:cstheme="minorHAnsi"/>
                <w:sz w:val="20"/>
                <w:szCs w:val="20"/>
              </w:rPr>
              <w:t xml:space="preserve"> even if notified of the possibility of such.</w:t>
            </w:r>
          </w:p>
          <w:p w14:paraId="43F05044" w14:textId="77777777" w:rsidR="00043A54" w:rsidRPr="00CF3C55" w:rsidRDefault="00043A54" w:rsidP="00BC3EAA">
            <w:pPr>
              <w:pStyle w:val="ListParagraph"/>
              <w:rPr>
                <w:rFonts w:cstheme="minorHAnsi"/>
                <w:sz w:val="20"/>
                <w:szCs w:val="20"/>
                <w:lang w:val="en-US"/>
              </w:rPr>
            </w:pPr>
          </w:p>
          <w:p w14:paraId="55727D74" w14:textId="77777777" w:rsidR="006D0BD5" w:rsidRDefault="006D0BD5" w:rsidP="00BC3EAA">
            <w:pPr>
              <w:pStyle w:val="ListParagraph"/>
              <w:ind w:left="360" w:right="172"/>
              <w:jc w:val="both"/>
              <w:rPr>
                <w:rFonts w:cstheme="minorHAnsi"/>
                <w:sz w:val="20"/>
                <w:szCs w:val="20"/>
                <w:lang w:val="en-US"/>
              </w:rPr>
            </w:pPr>
          </w:p>
          <w:p w14:paraId="0B448524" w14:textId="77777777" w:rsidR="00043A54" w:rsidRPr="009D1DE3" w:rsidRDefault="00043A54" w:rsidP="009D1DE3">
            <w:pPr>
              <w:ind w:right="172"/>
              <w:jc w:val="both"/>
              <w:rPr>
                <w:rFonts w:cstheme="minorHAnsi"/>
                <w:sz w:val="20"/>
                <w:szCs w:val="20"/>
                <w:lang w:val="en-US"/>
              </w:rPr>
            </w:pPr>
          </w:p>
          <w:p w14:paraId="5EB45B9E" w14:textId="77777777" w:rsidR="00043A54" w:rsidRPr="00CF3C55" w:rsidRDefault="00043A54" w:rsidP="00043A54">
            <w:pPr>
              <w:pStyle w:val="ListParagraph"/>
              <w:numPr>
                <w:ilvl w:val="0"/>
                <w:numId w:val="34"/>
              </w:numPr>
              <w:ind w:right="172"/>
              <w:jc w:val="both"/>
              <w:rPr>
                <w:rFonts w:cstheme="minorHAnsi"/>
                <w:sz w:val="20"/>
                <w:szCs w:val="20"/>
                <w:lang w:val="en-US"/>
              </w:rPr>
            </w:pPr>
            <w:r w:rsidRPr="00CF3C55">
              <w:rPr>
                <w:rFonts w:cstheme="minorHAnsi"/>
                <w:iCs/>
                <w:sz w:val="20"/>
                <w:szCs w:val="20"/>
                <w:lang w:val="en-US"/>
              </w:rPr>
              <w:t>In the event of a dispute or problem between the Second Party with the Patient dan/or with another party in connection with the implementation of this Agreement, the Second Party is responsible for resolving it without involving the First Party</w:t>
            </w:r>
            <w:r w:rsidRPr="00CF3C55">
              <w:rPr>
                <w:rFonts w:cstheme="minorHAnsi"/>
                <w:sz w:val="20"/>
                <w:szCs w:val="20"/>
              </w:rPr>
              <w:t>.</w:t>
            </w:r>
          </w:p>
          <w:p w14:paraId="482B9650" w14:textId="77777777" w:rsidR="00043A54" w:rsidRPr="00CF3C55" w:rsidRDefault="00043A54" w:rsidP="00BC3EAA">
            <w:pPr>
              <w:pStyle w:val="ListParagraph"/>
              <w:ind w:left="463" w:right="172"/>
              <w:jc w:val="both"/>
              <w:rPr>
                <w:rFonts w:cstheme="minorHAnsi"/>
                <w:sz w:val="20"/>
                <w:szCs w:val="20"/>
                <w:lang w:val="en-US"/>
              </w:rPr>
            </w:pPr>
          </w:p>
          <w:p w14:paraId="4B3253B4" w14:textId="77777777" w:rsidR="00043A54" w:rsidRPr="00CF3C55" w:rsidRDefault="00043A54" w:rsidP="00BC3EAA">
            <w:pPr>
              <w:pStyle w:val="ListParagraph"/>
              <w:ind w:left="463" w:right="172"/>
              <w:jc w:val="both"/>
              <w:rPr>
                <w:rFonts w:cstheme="minorHAnsi"/>
                <w:sz w:val="20"/>
                <w:szCs w:val="20"/>
                <w:lang w:val="en-US"/>
              </w:rPr>
            </w:pPr>
          </w:p>
          <w:p w14:paraId="64C1F5A8" w14:textId="77777777" w:rsidR="00043A54" w:rsidRPr="00CF3C55" w:rsidRDefault="00043A54" w:rsidP="00043A54">
            <w:pPr>
              <w:pStyle w:val="ListParagraph"/>
              <w:numPr>
                <w:ilvl w:val="0"/>
                <w:numId w:val="20"/>
              </w:numPr>
              <w:jc w:val="both"/>
              <w:rPr>
                <w:rFonts w:cstheme="minorHAnsi"/>
                <w:b/>
                <w:bCs/>
                <w:sz w:val="20"/>
                <w:szCs w:val="20"/>
                <w:lang w:val="en-US"/>
              </w:rPr>
            </w:pPr>
            <w:r w:rsidRPr="00CF3C55">
              <w:rPr>
                <w:rFonts w:cstheme="minorHAnsi"/>
                <w:b/>
                <w:bCs/>
                <w:sz w:val="20"/>
                <w:szCs w:val="20"/>
                <w:lang w:val="en-US"/>
              </w:rPr>
              <w:t>Non-Exclusivity</w:t>
            </w:r>
          </w:p>
          <w:p w14:paraId="7FFA22FE" w14:textId="77777777" w:rsidR="00043A54" w:rsidRPr="00CF3C55" w:rsidRDefault="00043A54" w:rsidP="00BC3EAA">
            <w:pPr>
              <w:pStyle w:val="ListParagraph"/>
              <w:ind w:left="360"/>
              <w:jc w:val="both"/>
              <w:rPr>
                <w:rFonts w:cstheme="minorHAnsi"/>
                <w:sz w:val="20"/>
                <w:szCs w:val="20"/>
                <w:lang w:val="en-US"/>
              </w:rPr>
            </w:pPr>
            <w:r w:rsidRPr="00CF3C55">
              <w:rPr>
                <w:rFonts w:cstheme="minorHAnsi"/>
                <w:sz w:val="20"/>
                <w:szCs w:val="20"/>
                <w:lang w:val="en-US"/>
              </w:rPr>
              <w:t>The Parties agree that the cooperation and/or this Agreement is not exclusive, where the Parties can cooperate with other parties with the cooperation scheme as stated in this Agreement or with a different cooperation scheme.</w:t>
            </w:r>
          </w:p>
          <w:p w14:paraId="12E71A63" w14:textId="77777777" w:rsidR="00043A54" w:rsidRPr="009D1DE3" w:rsidRDefault="00043A54" w:rsidP="009D1DE3">
            <w:pPr>
              <w:jc w:val="both"/>
              <w:rPr>
                <w:rFonts w:cstheme="minorHAnsi"/>
                <w:b/>
                <w:bCs/>
                <w:sz w:val="20"/>
                <w:szCs w:val="20"/>
                <w:lang w:val="en-US"/>
              </w:rPr>
            </w:pPr>
          </w:p>
          <w:p w14:paraId="46EC045B" w14:textId="77777777" w:rsidR="00043A54" w:rsidRPr="00CF3C55" w:rsidRDefault="00043A54" w:rsidP="00043A54">
            <w:pPr>
              <w:pStyle w:val="ListParagraph"/>
              <w:numPr>
                <w:ilvl w:val="0"/>
                <w:numId w:val="20"/>
              </w:numPr>
              <w:jc w:val="both"/>
              <w:rPr>
                <w:rFonts w:cstheme="minorHAnsi"/>
                <w:b/>
                <w:bCs/>
                <w:sz w:val="20"/>
                <w:szCs w:val="20"/>
                <w:lang w:val="en-US"/>
              </w:rPr>
            </w:pPr>
            <w:r w:rsidRPr="00CF3C55">
              <w:rPr>
                <w:rFonts w:cstheme="minorHAnsi"/>
                <w:b/>
                <w:bCs/>
                <w:sz w:val="20"/>
                <w:szCs w:val="20"/>
                <w:lang w:val="en-US"/>
              </w:rPr>
              <w:t>Anti-Bribery and Anti-Corruption</w:t>
            </w:r>
          </w:p>
          <w:p w14:paraId="67700055" w14:textId="77777777" w:rsidR="00043A54" w:rsidRPr="00CF3C55" w:rsidRDefault="00043A54" w:rsidP="00043A54">
            <w:pPr>
              <w:pStyle w:val="ListParagraph"/>
              <w:numPr>
                <w:ilvl w:val="1"/>
                <w:numId w:val="34"/>
              </w:numPr>
              <w:ind w:left="330"/>
              <w:jc w:val="both"/>
              <w:rPr>
                <w:rFonts w:cstheme="minorHAnsi"/>
                <w:sz w:val="20"/>
                <w:szCs w:val="20"/>
                <w:lang w:val="en-US"/>
              </w:rPr>
            </w:pPr>
            <w:r w:rsidRPr="00CF3C55">
              <w:rPr>
                <w:rFonts w:cstheme="minorHAnsi"/>
                <w:sz w:val="20"/>
                <w:szCs w:val="20"/>
                <w:lang w:val="en-US"/>
              </w:rPr>
              <w:t>The Parties declare that each Party is aware of all anti-bribery and anti-corruption laws and regulations in force in the Republic of Indonesia (hereinafter referred to as the Anti-Bribery and Anti-Corruption Regulations) in every transaction and activity carried out in connection with this Agreement, and will not take any action that may violate the Anti-Bribery and Anti-Corruption Regulations. Therefore, the Parties hereby agree that:</w:t>
            </w:r>
          </w:p>
          <w:p w14:paraId="4EC99E96" w14:textId="77777777" w:rsidR="00043A54" w:rsidRDefault="00043A54" w:rsidP="00BC3EAA">
            <w:pPr>
              <w:pStyle w:val="ListParagraph"/>
              <w:ind w:left="330"/>
              <w:jc w:val="both"/>
              <w:rPr>
                <w:rFonts w:cstheme="minorHAnsi"/>
                <w:sz w:val="20"/>
                <w:szCs w:val="20"/>
                <w:lang w:val="en-US"/>
              </w:rPr>
            </w:pPr>
          </w:p>
          <w:p w14:paraId="7DC4CEDF" w14:textId="77777777" w:rsidR="00492EFC" w:rsidRPr="00CF3C55" w:rsidRDefault="00492EFC" w:rsidP="00BC3EAA">
            <w:pPr>
              <w:pStyle w:val="ListParagraph"/>
              <w:ind w:left="330"/>
              <w:jc w:val="both"/>
              <w:rPr>
                <w:rFonts w:cstheme="minorHAnsi"/>
                <w:sz w:val="20"/>
                <w:szCs w:val="20"/>
                <w:lang w:val="en-US"/>
              </w:rPr>
            </w:pPr>
          </w:p>
          <w:p w14:paraId="27D5B4F0" w14:textId="77777777" w:rsidR="00043A54" w:rsidRPr="00CF3C55" w:rsidRDefault="00043A54" w:rsidP="00043A54">
            <w:pPr>
              <w:pStyle w:val="ListParagraph"/>
              <w:numPr>
                <w:ilvl w:val="0"/>
                <w:numId w:val="35"/>
              </w:numPr>
              <w:ind w:left="600" w:hanging="275"/>
              <w:jc w:val="both"/>
              <w:rPr>
                <w:rFonts w:cstheme="minorHAnsi"/>
                <w:sz w:val="20"/>
                <w:szCs w:val="20"/>
                <w:lang w:val="en-US"/>
              </w:rPr>
            </w:pPr>
            <w:r w:rsidRPr="00CF3C55">
              <w:rPr>
                <w:rFonts w:cstheme="minorHAnsi"/>
                <w:sz w:val="20"/>
                <w:szCs w:val="20"/>
                <w:lang w:val="en-US"/>
              </w:rPr>
              <w:t>The Parties shall not, directly or indirectly, pay, offer or promise to pay or transfer anything of any value to any official or employee of the Parties, government officials, or to any political party or candidate for political office, with the aim of influencing the decision making that benefit the business of other parties that are contrary to the Anti-Bribery and Anti-Corruption Regulations;</w:t>
            </w:r>
          </w:p>
          <w:p w14:paraId="4C8B29DD" w14:textId="77777777" w:rsidR="00043A54" w:rsidRPr="00CF3C55" w:rsidRDefault="00043A54" w:rsidP="00BC3EAA">
            <w:pPr>
              <w:pStyle w:val="ListParagraph"/>
              <w:ind w:left="600" w:hanging="275"/>
              <w:jc w:val="both"/>
              <w:rPr>
                <w:rFonts w:cstheme="minorHAnsi"/>
                <w:sz w:val="20"/>
                <w:szCs w:val="20"/>
                <w:lang w:val="en-US"/>
              </w:rPr>
            </w:pPr>
          </w:p>
          <w:p w14:paraId="11D1D27D" w14:textId="77777777" w:rsidR="00043A54" w:rsidRPr="00CF3C55" w:rsidRDefault="00043A54" w:rsidP="00BC3EAA">
            <w:pPr>
              <w:pStyle w:val="ListParagraph"/>
              <w:ind w:left="600" w:hanging="275"/>
              <w:jc w:val="both"/>
              <w:rPr>
                <w:rFonts w:cstheme="minorHAnsi"/>
                <w:sz w:val="20"/>
                <w:szCs w:val="20"/>
                <w:lang w:val="en-US"/>
              </w:rPr>
            </w:pPr>
          </w:p>
          <w:p w14:paraId="3984B8A9" w14:textId="77777777" w:rsidR="00043A54" w:rsidRPr="00CF3C55" w:rsidRDefault="00043A54" w:rsidP="00BC3EAA">
            <w:pPr>
              <w:pStyle w:val="ListParagraph"/>
              <w:ind w:left="600" w:hanging="275"/>
              <w:jc w:val="both"/>
              <w:rPr>
                <w:rFonts w:cstheme="minorHAnsi"/>
                <w:sz w:val="20"/>
                <w:szCs w:val="20"/>
                <w:lang w:val="en-US"/>
              </w:rPr>
            </w:pPr>
          </w:p>
          <w:p w14:paraId="33AD0E87" w14:textId="77777777" w:rsidR="00043A54" w:rsidRPr="00CF3C55" w:rsidRDefault="00043A54" w:rsidP="00043A54">
            <w:pPr>
              <w:pStyle w:val="ListParagraph"/>
              <w:numPr>
                <w:ilvl w:val="0"/>
                <w:numId w:val="35"/>
              </w:numPr>
              <w:ind w:left="600" w:hanging="275"/>
              <w:jc w:val="both"/>
              <w:rPr>
                <w:rFonts w:cstheme="minorHAnsi"/>
                <w:sz w:val="20"/>
                <w:szCs w:val="20"/>
                <w:lang w:val="en-US"/>
              </w:rPr>
            </w:pPr>
            <w:r w:rsidRPr="00CF3C55">
              <w:rPr>
                <w:rFonts w:cstheme="minorHAnsi"/>
                <w:sz w:val="20"/>
                <w:szCs w:val="20"/>
                <w:lang w:val="en-US"/>
              </w:rPr>
              <w:t>The Parties will maintain true and accurate records as needed and ensure compliance with this Agreement and will provide the other Party with written evidence of such compliance if required upon request from the requiring Party;</w:t>
            </w:r>
          </w:p>
          <w:p w14:paraId="1113106F" w14:textId="77777777" w:rsidR="00043A54" w:rsidRPr="00CF3C55" w:rsidRDefault="00043A54" w:rsidP="00BC3EAA">
            <w:pPr>
              <w:pStyle w:val="ListParagraph"/>
              <w:ind w:left="600" w:hanging="275"/>
              <w:jc w:val="both"/>
              <w:rPr>
                <w:rFonts w:cstheme="minorHAnsi"/>
                <w:sz w:val="20"/>
                <w:szCs w:val="20"/>
                <w:lang w:val="en-US"/>
              </w:rPr>
            </w:pPr>
          </w:p>
          <w:p w14:paraId="236A3F6D" w14:textId="77777777" w:rsidR="00043A54" w:rsidRPr="00CF3C55" w:rsidRDefault="00043A54" w:rsidP="00BC3EAA">
            <w:pPr>
              <w:pStyle w:val="ListParagraph"/>
              <w:ind w:left="600" w:hanging="275"/>
              <w:jc w:val="both"/>
              <w:rPr>
                <w:rFonts w:cstheme="minorHAnsi"/>
                <w:sz w:val="20"/>
                <w:szCs w:val="20"/>
                <w:lang w:val="en-US"/>
              </w:rPr>
            </w:pPr>
          </w:p>
          <w:p w14:paraId="3E100EEA" w14:textId="77777777" w:rsidR="00043A54" w:rsidRPr="00CF3C55" w:rsidRDefault="00043A54" w:rsidP="00BC3EAA">
            <w:pPr>
              <w:pStyle w:val="ListParagraph"/>
              <w:ind w:left="600" w:hanging="275"/>
              <w:jc w:val="both"/>
              <w:rPr>
                <w:rFonts w:cstheme="minorHAnsi"/>
                <w:sz w:val="20"/>
                <w:szCs w:val="20"/>
                <w:lang w:val="en-US"/>
              </w:rPr>
            </w:pPr>
          </w:p>
          <w:p w14:paraId="09190A71" w14:textId="77777777" w:rsidR="00043A54" w:rsidRPr="0096055B" w:rsidRDefault="00043A54" w:rsidP="00043A54">
            <w:pPr>
              <w:pStyle w:val="ListParagraph"/>
              <w:numPr>
                <w:ilvl w:val="0"/>
                <w:numId w:val="35"/>
              </w:numPr>
              <w:ind w:left="600" w:hanging="275"/>
              <w:jc w:val="both"/>
              <w:rPr>
                <w:rFonts w:cstheme="minorHAnsi"/>
                <w:sz w:val="20"/>
                <w:szCs w:val="20"/>
                <w:lang w:val="en-US"/>
              </w:rPr>
            </w:pPr>
            <w:r w:rsidRPr="00CF3C55">
              <w:rPr>
                <w:rFonts w:cstheme="minorHAnsi"/>
                <w:sz w:val="20"/>
                <w:szCs w:val="20"/>
                <w:lang w:val="en-US"/>
              </w:rPr>
              <w:t>Each Party has the right to audit the books and records of the other Party for the purpose of assessing compliance with the provisions of this Agreement by giving prior written notification at the latest 7 (seven) calendar days, as long as the books and records relate to the implementation of obligations under this Agreement.</w:t>
            </w:r>
          </w:p>
          <w:p w14:paraId="07116BB9" w14:textId="1A2DF596" w:rsidR="00492EFC" w:rsidRPr="00CF3C55" w:rsidRDefault="00043A54" w:rsidP="00043A54">
            <w:pPr>
              <w:pStyle w:val="ListParagraph"/>
              <w:numPr>
                <w:ilvl w:val="1"/>
                <w:numId w:val="34"/>
              </w:numPr>
              <w:ind w:left="330"/>
              <w:jc w:val="both"/>
              <w:rPr>
                <w:rFonts w:cstheme="minorHAnsi"/>
                <w:sz w:val="20"/>
                <w:szCs w:val="20"/>
                <w:lang w:val="en-US"/>
              </w:rPr>
            </w:pPr>
            <w:r w:rsidRPr="00CF3C55">
              <w:rPr>
                <w:rFonts w:cstheme="minorHAnsi"/>
                <w:sz w:val="20"/>
                <w:szCs w:val="20"/>
                <w:lang w:val="en-US"/>
              </w:rPr>
              <w:t>The Parties must comply with, and must ensure that each of the leaders, owners, shareholders, officers, directors, employees and agents comply with, all Anti-Bribery and Anti-Corruption Regulations that apply in every transaction and activity carried out in connection with this Agreement.</w:t>
            </w:r>
          </w:p>
          <w:p w14:paraId="6F099B06" w14:textId="77777777" w:rsidR="00492EFC" w:rsidRPr="009D1DE3" w:rsidRDefault="00492EFC" w:rsidP="009D1DE3">
            <w:pPr>
              <w:pStyle w:val="ListParagraph"/>
              <w:ind w:left="330"/>
              <w:jc w:val="both"/>
              <w:rPr>
                <w:rFonts w:cstheme="minorHAnsi"/>
                <w:sz w:val="20"/>
                <w:szCs w:val="20"/>
                <w:lang w:val="en-US"/>
              </w:rPr>
            </w:pPr>
          </w:p>
          <w:p w14:paraId="0C2E26D9" w14:textId="77777777" w:rsidR="0019453F" w:rsidRPr="00CF3C55" w:rsidRDefault="0019453F" w:rsidP="009D1DE3">
            <w:pPr>
              <w:pStyle w:val="ListParagraph"/>
              <w:ind w:left="330"/>
              <w:jc w:val="both"/>
            </w:pPr>
          </w:p>
          <w:p w14:paraId="4D20FE17" w14:textId="77777777" w:rsidR="00043A54" w:rsidRPr="00CF3C55" w:rsidRDefault="00043A54" w:rsidP="00043A54">
            <w:pPr>
              <w:pStyle w:val="ListParagraph"/>
              <w:numPr>
                <w:ilvl w:val="0"/>
                <w:numId w:val="20"/>
              </w:numPr>
              <w:jc w:val="both"/>
              <w:rPr>
                <w:rFonts w:cstheme="minorHAnsi"/>
                <w:b/>
                <w:bCs/>
                <w:sz w:val="20"/>
                <w:szCs w:val="20"/>
                <w:lang w:val="en-US"/>
              </w:rPr>
            </w:pPr>
            <w:r w:rsidRPr="00CF3C55">
              <w:rPr>
                <w:rFonts w:cstheme="minorHAnsi"/>
                <w:b/>
                <w:bCs/>
                <w:sz w:val="20"/>
                <w:szCs w:val="20"/>
                <w:lang w:val="en-US"/>
              </w:rPr>
              <w:t>Miscellaneous.</w:t>
            </w:r>
          </w:p>
          <w:p w14:paraId="05C08DED" w14:textId="77777777" w:rsidR="00043A54" w:rsidRPr="009D1DE3" w:rsidRDefault="00043A54" w:rsidP="00043A54">
            <w:pPr>
              <w:pStyle w:val="ListParagraph"/>
              <w:numPr>
                <w:ilvl w:val="0"/>
                <w:numId w:val="25"/>
              </w:numPr>
              <w:jc w:val="both"/>
              <w:rPr>
                <w:rFonts w:cstheme="minorHAnsi"/>
                <w:sz w:val="20"/>
                <w:szCs w:val="20"/>
                <w:lang w:val="en-US"/>
              </w:rPr>
            </w:pPr>
            <w:r w:rsidRPr="00CF3C55">
              <w:rPr>
                <w:rFonts w:cstheme="minorHAnsi"/>
                <w:bCs/>
                <w:sz w:val="20"/>
                <w:szCs w:val="20"/>
                <w:lang w:val="en-US"/>
              </w:rPr>
              <w:t>If there is a provision of this Agreement that becomes illegal</w:t>
            </w:r>
            <w:r w:rsidRPr="00CF3C55">
              <w:rPr>
                <w:rFonts w:cstheme="minorHAnsi"/>
                <w:bCs/>
                <w:sz w:val="20"/>
                <w:szCs w:val="20"/>
              </w:rPr>
              <w:t xml:space="preserve">, </w:t>
            </w:r>
            <w:r w:rsidRPr="00CF3C55">
              <w:rPr>
                <w:rFonts w:cstheme="minorHAnsi"/>
                <w:bCs/>
                <w:sz w:val="20"/>
                <w:szCs w:val="20"/>
                <w:lang w:val="en-US"/>
              </w:rPr>
              <w:t>invalid</w:t>
            </w:r>
            <w:r w:rsidRPr="00CF3C55">
              <w:rPr>
                <w:rFonts w:cstheme="minorHAnsi"/>
                <w:bCs/>
                <w:sz w:val="20"/>
                <w:szCs w:val="20"/>
              </w:rPr>
              <w:t xml:space="preserve"> </w:t>
            </w:r>
            <w:r w:rsidRPr="00CF3C55">
              <w:rPr>
                <w:rFonts w:cstheme="minorHAnsi"/>
                <w:bCs/>
                <w:sz w:val="20"/>
                <w:szCs w:val="20"/>
                <w:lang w:val="en-US"/>
              </w:rPr>
              <w:t>or cannot be performed,</w:t>
            </w:r>
            <w:r w:rsidRPr="00CF3C55">
              <w:rPr>
                <w:rFonts w:cstheme="minorHAnsi"/>
                <w:bCs/>
                <w:sz w:val="20"/>
                <w:szCs w:val="20"/>
              </w:rPr>
              <w:t xml:space="preserve"> </w:t>
            </w:r>
            <w:r w:rsidRPr="00CF3C55">
              <w:rPr>
                <w:rFonts w:cstheme="minorHAnsi"/>
                <w:bCs/>
                <w:sz w:val="20"/>
                <w:szCs w:val="20"/>
                <w:lang w:val="en-US"/>
              </w:rPr>
              <w:t>then other provisions of this Agreement</w:t>
            </w:r>
            <w:r w:rsidRPr="00CF3C55">
              <w:rPr>
                <w:rFonts w:cstheme="minorHAnsi"/>
                <w:bCs/>
                <w:sz w:val="20"/>
                <w:szCs w:val="20"/>
              </w:rPr>
              <w:t xml:space="preserve"> </w:t>
            </w:r>
            <w:r w:rsidRPr="00CF3C55">
              <w:rPr>
                <w:rFonts w:cstheme="minorHAnsi"/>
                <w:bCs/>
                <w:sz w:val="20"/>
                <w:szCs w:val="20"/>
                <w:lang w:val="en-US"/>
              </w:rPr>
              <w:t>shall remain valid</w:t>
            </w:r>
            <w:r w:rsidRPr="00CF3C55">
              <w:rPr>
                <w:rFonts w:cstheme="minorHAnsi"/>
                <w:bCs/>
                <w:sz w:val="20"/>
                <w:szCs w:val="20"/>
              </w:rPr>
              <w:t>.</w:t>
            </w:r>
            <w:r w:rsidRPr="00CF3C55">
              <w:rPr>
                <w:rFonts w:cstheme="minorHAnsi"/>
                <w:bCs/>
                <w:sz w:val="20"/>
                <w:szCs w:val="20"/>
                <w:lang w:val="en-US"/>
              </w:rPr>
              <w:t xml:space="preserve"> Notwithstanding,</w:t>
            </w:r>
            <w:r w:rsidRPr="00CF3C55">
              <w:rPr>
                <w:rFonts w:cstheme="minorHAnsi"/>
                <w:bCs/>
                <w:sz w:val="20"/>
                <w:szCs w:val="20"/>
              </w:rPr>
              <w:t xml:space="preserve"> </w:t>
            </w:r>
            <w:r w:rsidRPr="00CF3C55">
              <w:rPr>
                <w:rFonts w:cstheme="minorHAnsi"/>
                <w:bCs/>
                <w:sz w:val="20"/>
                <w:szCs w:val="20"/>
                <w:lang w:val="en-US"/>
              </w:rPr>
              <w:t>the Parties shall as soon as practicable replace such provision with the new one having as much as possible a closer interpretation thereof</w:t>
            </w:r>
            <w:r w:rsidRPr="00CF3C55">
              <w:rPr>
                <w:rFonts w:cstheme="minorHAnsi"/>
                <w:bCs/>
                <w:sz w:val="20"/>
                <w:szCs w:val="20"/>
              </w:rPr>
              <w:t>.</w:t>
            </w:r>
          </w:p>
          <w:p w14:paraId="4DEA7FFB" w14:textId="77777777" w:rsidR="00492EFC" w:rsidRDefault="00492EFC" w:rsidP="00492EFC">
            <w:pPr>
              <w:pStyle w:val="ListParagraph"/>
              <w:ind w:left="360"/>
              <w:jc w:val="both"/>
              <w:rPr>
                <w:rFonts w:cstheme="minorHAnsi"/>
                <w:bCs/>
                <w:sz w:val="20"/>
                <w:szCs w:val="20"/>
              </w:rPr>
            </w:pPr>
          </w:p>
          <w:p w14:paraId="65D890B7" w14:textId="77777777" w:rsidR="00492EFC" w:rsidRPr="00CF3C55" w:rsidRDefault="00492EFC" w:rsidP="009D1DE3">
            <w:pPr>
              <w:pStyle w:val="ListParagraph"/>
              <w:ind w:left="360"/>
              <w:jc w:val="both"/>
              <w:rPr>
                <w:rFonts w:cstheme="minorHAnsi"/>
                <w:sz w:val="20"/>
                <w:szCs w:val="20"/>
                <w:lang w:val="en-US"/>
              </w:rPr>
            </w:pPr>
          </w:p>
          <w:p w14:paraId="47118135" w14:textId="77777777" w:rsidR="00043A54" w:rsidRPr="00CF3C55" w:rsidRDefault="00043A54" w:rsidP="00043A54">
            <w:pPr>
              <w:pStyle w:val="ListParagraph"/>
              <w:numPr>
                <w:ilvl w:val="0"/>
                <w:numId w:val="25"/>
              </w:numPr>
              <w:jc w:val="both"/>
              <w:rPr>
                <w:rFonts w:cstheme="minorHAnsi"/>
                <w:sz w:val="20"/>
                <w:szCs w:val="20"/>
                <w:lang w:val="en-US"/>
              </w:rPr>
            </w:pPr>
            <w:r w:rsidRPr="00CF3C55">
              <w:rPr>
                <w:rFonts w:cstheme="minorHAnsi"/>
                <w:bCs/>
                <w:sz w:val="20"/>
                <w:szCs w:val="20"/>
                <w:lang w:val="en-US"/>
              </w:rPr>
              <w:t>Each Party shall not be allowed to assign a whole or a part of its rights and obligation under this Agreement to any third party whosoever without other Party’s prior written consent</w:t>
            </w:r>
            <w:r w:rsidRPr="00CF3C55">
              <w:rPr>
                <w:rFonts w:cstheme="minorHAnsi"/>
                <w:bCs/>
                <w:sz w:val="20"/>
                <w:szCs w:val="20"/>
              </w:rPr>
              <w:t>.</w:t>
            </w:r>
          </w:p>
          <w:p w14:paraId="0596AC5E" w14:textId="77777777" w:rsidR="00043A54" w:rsidRPr="00CF3C55" w:rsidRDefault="00043A54" w:rsidP="00BC3EAA">
            <w:pPr>
              <w:pStyle w:val="ListParagraph"/>
              <w:ind w:left="360"/>
              <w:jc w:val="both"/>
              <w:rPr>
                <w:rFonts w:cstheme="minorHAnsi"/>
                <w:sz w:val="20"/>
                <w:szCs w:val="20"/>
                <w:lang w:val="en-US"/>
              </w:rPr>
            </w:pPr>
          </w:p>
          <w:p w14:paraId="62CDD37C" w14:textId="703328AC" w:rsidR="00043A54" w:rsidRPr="009D1DE3" w:rsidRDefault="00043A54" w:rsidP="009D1DE3">
            <w:pPr>
              <w:pStyle w:val="ListParagraph"/>
              <w:numPr>
                <w:ilvl w:val="0"/>
                <w:numId w:val="25"/>
              </w:numPr>
              <w:jc w:val="both"/>
              <w:rPr>
                <w:rFonts w:cstheme="minorHAnsi"/>
                <w:sz w:val="20"/>
                <w:szCs w:val="20"/>
                <w:lang w:val="en-US"/>
              </w:rPr>
            </w:pPr>
            <w:r w:rsidRPr="00CF3C55">
              <w:rPr>
                <w:rFonts w:cstheme="minorHAnsi"/>
                <w:bCs/>
                <w:sz w:val="20"/>
                <w:szCs w:val="20"/>
                <w:lang w:val="en-US"/>
              </w:rPr>
              <w:t xml:space="preserve">Any or all terms and conditions of this Agreement shall only be altered by virtue of the Parties’ written consent, except for </w:t>
            </w:r>
            <w:r w:rsidRPr="00CF3C55">
              <w:rPr>
                <w:rFonts w:cstheme="minorHAnsi"/>
                <w:bCs/>
                <w:sz w:val="20"/>
                <w:szCs w:val="20"/>
                <w:lang w:val="en"/>
              </w:rPr>
              <w:t>except alteration to Appendix I, IV and V, it is sufficient with written notification by the amending Party to other Party.</w:t>
            </w:r>
          </w:p>
          <w:p w14:paraId="0D371FA2" w14:textId="77777777" w:rsidR="00043A54" w:rsidRPr="00CF3C55" w:rsidRDefault="00043A54" w:rsidP="00043A54">
            <w:pPr>
              <w:pStyle w:val="ListParagraph"/>
              <w:numPr>
                <w:ilvl w:val="0"/>
                <w:numId w:val="25"/>
              </w:numPr>
              <w:jc w:val="both"/>
              <w:rPr>
                <w:rFonts w:cstheme="minorHAnsi"/>
                <w:sz w:val="20"/>
                <w:szCs w:val="20"/>
                <w:lang w:val="en-US"/>
              </w:rPr>
            </w:pPr>
            <w:r w:rsidRPr="00CF3C55">
              <w:rPr>
                <w:rFonts w:cstheme="minorHAnsi"/>
                <w:bCs/>
                <w:sz w:val="20"/>
                <w:szCs w:val="20"/>
                <w:lang w:val="en-US"/>
              </w:rPr>
              <w:t>Appendix including their alterations and together with correspondence of this Agreement form an integral part of this Agreement.</w:t>
            </w:r>
          </w:p>
          <w:p w14:paraId="26840010" w14:textId="75AC3CA0" w:rsidR="00043A54" w:rsidRPr="009D1DE3" w:rsidRDefault="00043A54" w:rsidP="009D1DE3">
            <w:pPr>
              <w:pStyle w:val="ListParagraph"/>
              <w:numPr>
                <w:ilvl w:val="0"/>
                <w:numId w:val="25"/>
              </w:numPr>
              <w:jc w:val="both"/>
              <w:rPr>
                <w:rFonts w:cstheme="minorHAnsi"/>
                <w:sz w:val="20"/>
                <w:szCs w:val="20"/>
                <w:lang w:val="en-US"/>
              </w:rPr>
            </w:pPr>
            <w:r w:rsidRPr="00CF3C55">
              <w:rPr>
                <w:rFonts w:cstheme="minorHAnsi"/>
                <w:bCs/>
                <w:sz w:val="20"/>
                <w:szCs w:val="20"/>
                <w:lang w:val="en-US"/>
              </w:rPr>
              <w:t>This Agreement is encompassing all terms</w:t>
            </w:r>
            <w:r w:rsidRPr="00CF3C55">
              <w:rPr>
                <w:rFonts w:cstheme="minorHAnsi"/>
                <w:bCs/>
                <w:sz w:val="20"/>
                <w:szCs w:val="20"/>
              </w:rPr>
              <w:t xml:space="preserve"> and </w:t>
            </w:r>
            <w:r w:rsidRPr="00CF3C55">
              <w:rPr>
                <w:rFonts w:cstheme="minorHAnsi"/>
                <w:bCs/>
                <w:sz w:val="20"/>
                <w:szCs w:val="20"/>
                <w:lang w:val="en-US"/>
              </w:rPr>
              <w:t xml:space="preserve">conditions agreed by the </w:t>
            </w:r>
            <w:r w:rsidRPr="00CF3C55">
              <w:rPr>
                <w:rFonts w:cstheme="minorHAnsi"/>
                <w:bCs/>
                <w:sz w:val="20"/>
                <w:szCs w:val="20"/>
              </w:rPr>
              <w:t>Par</w:t>
            </w:r>
            <w:r w:rsidRPr="00CF3C55">
              <w:rPr>
                <w:rFonts w:cstheme="minorHAnsi"/>
                <w:bCs/>
                <w:sz w:val="20"/>
                <w:szCs w:val="20"/>
                <w:lang w:val="en-US"/>
              </w:rPr>
              <w:t>ties</w:t>
            </w:r>
            <w:r w:rsidRPr="00CF3C55">
              <w:rPr>
                <w:rFonts w:cstheme="minorHAnsi"/>
                <w:bCs/>
                <w:sz w:val="20"/>
                <w:szCs w:val="20"/>
              </w:rPr>
              <w:t xml:space="preserve"> and </w:t>
            </w:r>
            <w:r w:rsidRPr="00CF3C55">
              <w:rPr>
                <w:rFonts w:cstheme="minorHAnsi"/>
                <w:bCs/>
                <w:sz w:val="20"/>
                <w:szCs w:val="20"/>
                <w:lang w:val="en-US"/>
              </w:rPr>
              <w:t>substituting or cancelling</w:t>
            </w:r>
            <w:r w:rsidRPr="00CF3C55">
              <w:rPr>
                <w:rFonts w:cstheme="minorHAnsi"/>
                <w:bCs/>
                <w:sz w:val="20"/>
                <w:szCs w:val="20"/>
              </w:rPr>
              <w:t xml:space="preserve"> </w:t>
            </w:r>
            <w:r w:rsidRPr="00CF3C55">
              <w:rPr>
                <w:rFonts w:cstheme="minorHAnsi"/>
                <w:bCs/>
                <w:sz w:val="20"/>
                <w:szCs w:val="20"/>
                <w:lang w:val="en-US"/>
              </w:rPr>
              <w:t>all previous c</w:t>
            </w:r>
            <w:r w:rsidRPr="00CF3C55">
              <w:rPr>
                <w:rFonts w:cstheme="minorHAnsi"/>
                <w:bCs/>
                <w:sz w:val="20"/>
                <w:szCs w:val="20"/>
              </w:rPr>
              <w:t>o</w:t>
            </w:r>
            <w:r w:rsidRPr="00CF3C55">
              <w:rPr>
                <w:rFonts w:cstheme="minorHAnsi"/>
                <w:bCs/>
                <w:sz w:val="20"/>
                <w:szCs w:val="20"/>
                <w:lang w:val="en-US"/>
              </w:rPr>
              <w:t>m</w:t>
            </w:r>
            <w:r w:rsidRPr="00CF3C55">
              <w:rPr>
                <w:rFonts w:cstheme="minorHAnsi"/>
                <w:bCs/>
                <w:sz w:val="20"/>
                <w:szCs w:val="20"/>
              </w:rPr>
              <w:t>m</w:t>
            </w:r>
            <w:r w:rsidRPr="00CF3C55">
              <w:rPr>
                <w:rFonts w:cstheme="minorHAnsi"/>
                <w:bCs/>
                <w:sz w:val="20"/>
                <w:szCs w:val="20"/>
                <w:lang w:val="en-US"/>
              </w:rPr>
              <w:t>itments</w:t>
            </w:r>
            <w:r w:rsidRPr="00CF3C55">
              <w:rPr>
                <w:rFonts w:cstheme="minorHAnsi"/>
                <w:bCs/>
                <w:sz w:val="20"/>
                <w:szCs w:val="20"/>
              </w:rPr>
              <w:t xml:space="preserve"> </w:t>
            </w:r>
            <w:r w:rsidRPr="00CF3C55">
              <w:rPr>
                <w:rFonts w:cstheme="minorHAnsi"/>
                <w:bCs/>
                <w:sz w:val="20"/>
                <w:szCs w:val="20"/>
                <w:lang w:val="en-US"/>
              </w:rPr>
              <w:t>or covenants</w:t>
            </w:r>
            <w:r w:rsidRPr="00CF3C55">
              <w:rPr>
                <w:rFonts w:cstheme="minorHAnsi"/>
                <w:bCs/>
                <w:sz w:val="20"/>
                <w:szCs w:val="20"/>
              </w:rPr>
              <w:t xml:space="preserve"> </w:t>
            </w:r>
            <w:r w:rsidRPr="00CF3C55">
              <w:rPr>
                <w:rFonts w:cstheme="minorHAnsi"/>
                <w:bCs/>
                <w:sz w:val="20"/>
                <w:szCs w:val="20"/>
                <w:lang w:val="en-US"/>
              </w:rPr>
              <w:t xml:space="preserve">between the </w:t>
            </w:r>
            <w:r w:rsidRPr="00CF3C55">
              <w:rPr>
                <w:rFonts w:cstheme="minorHAnsi"/>
                <w:bCs/>
                <w:sz w:val="20"/>
                <w:szCs w:val="20"/>
              </w:rPr>
              <w:t>Par</w:t>
            </w:r>
            <w:r w:rsidRPr="00CF3C55">
              <w:rPr>
                <w:rFonts w:cstheme="minorHAnsi"/>
                <w:bCs/>
                <w:sz w:val="20"/>
                <w:szCs w:val="20"/>
                <w:lang w:val="en-US"/>
              </w:rPr>
              <w:t>ties</w:t>
            </w:r>
            <w:r w:rsidRPr="00CF3C55">
              <w:rPr>
                <w:rFonts w:cstheme="minorHAnsi"/>
                <w:bCs/>
                <w:sz w:val="20"/>
                <w:szCs w:val="20"/>
              </w:rPr>
              <w:t xml:space="preserve"> </w:t>
            </w:r>
            <w:r w:rsidRPr="00CF3C55">
              <w:rPr>
                <w:rFonts w:cstheme="minorHAnsi"/>
                <w:bCs/>
                <w:sz w:val="20"/>
                <w:szCs w:val="20"/>
                <w:lang w:val="en-US"/>
              </w:rPr>
              <w:t>(if any)</w:t>
            </w:r>
            <w:r w:rsidRPr="00CF3C55">
              <w:rPr>
                <w:rFonts w:cstheme="minorHAnsi"/>
                <w:bCs/>
                <w:sz w:val="20"/>
                <w:szCs w:val="20"/>
              </w:rPr>
              <w:t xml:space="preserve"> </w:t>
            </w:r>
            <w:r w:rsidRPr="00CF3C55">
              <w:rPr>
                <w:rFonts w:cstheme="minorHAnsi"/>
                <w:bCs/>
                <w:sz w:val="20"/>
                <w:szCs w:val="20"/>
                <w:lang w:val="en-US"/>
              </w:rPr>
              <w:t>whether verbally or in writing in conjunction with all terms and conditions stipulated in this Agreement</w:t>
            </w:r>
            <w:r w:rsidRPr="00CF3C55">
              <w:rPr>
                <w:rFonts w:cstheme="minorHAnsi"/>
                <w:bCs/>
                <w:sz w:val="20"/>
                <w:szCs w:val="20"/>
              </w:rPr>
              <w:t>.</w:t>
            </w:r>
          </w:p>
          <w:p w14:paraId="31032667" w14:textId="77777777" w:rsidR="00043A54" w:rsidRPr="00CF3C55" w:rsidRDefault="00043A54" w:rsidP="00043A54">
            <w:pPr>
              <w:pStyle w:val="ListParagraph"/>
              <w:numPr>
                <w:ilvl w:val="0"/>
                <w:numId w:val="25"/>
              </w:numPr>
              <w:jc w:val="both"/>
              <w:rPr>
                <w:rFonts w:cstheme="minorHAnsi"/>
                <w:sz w:val="20"/>
                <w:szCs w:val="20"/>
                <w:lang w:val="en-US"/>
              </w:rPr>
            </w:pPr>
            <w:r w:rsidRPr="00CF3C55">
              <w:rPr>
                <w:rFonts w:cstheme="minorHAnsi"/>
                <w:sz w:val="20"/>
                <w:szCs w:val="20"/>
                <w:lang w:val="en"/>
              </w:rPr>
              <w:lastRenderedPageBreak/>
              <w:t>The operators that incorporated into the First Party acting individually for the Hospital under its management. None of the provisions of this Agreement can be interpreted that the operators is responsible jointly.</w:t>
            </w:r>
          </w:p>
          <w:p w14:paraId="60E506EC" w14:textId="77777777" w:rsidR="00043A54" w:rsidRDefault="00043A54" w:rsidP="00BC3EAA">
            <w:pPr>
              <w:pStyle w:val="ListParagraph"/>
              <w:rPr>
                <w:rFonts w:cstheme="minorHAnsi"/>
                <w:sz w:val="20"/>
                <w:szCs w:val="20"/>
                <w:lang w:val="en-US"/>
              </w:rPr>
            </w:pPr>
          </w:p>
          <w:p w14:paraId="6D44DC22" w14:textId="77777777" w:rsidR="00492EFC" w:rsidRPr="00CF3C55" w:rsidRDefault="00492EFC" w:rsidP="00BC3EAA">
            <w:pPr>
              <w:pStyle w:val="ListParagraph"/>
              <w:rPr>
                <w:rFonts w:cstheme="minorHAnsi"/>
                <w:sz w:val="20"/>
                <w:szCs w:val="20"/>
                <w:lang w:val="en-US"/>
              </w:rPr>
            </w:pPr>
          </w:p>
          <w:p w14:paraId="4D476CD7" w14:textId="77777777" w:rsidR="00043A54" w:rsidRPr="00CF3C55" w:rsidRDefault="00043A54" w:rsidP="00043A54">
            <w:pPr>
              <w:pStyle w:val="ListParagraph"/>
              <w:numPr>
                <w:ilvl w:val="0"/>
                <w:numId w:val="25"/>
              </w:numPr>
              <w:jc w:val="both"/>
              <w:rPr>
                <w:rFonts w:cstheme="minorHAnsi"/>
                <w:sz w:val="20"/>
                <w:szCs w:val="20"/>
                <w:lang w:val="en-US"/>
              </w:rPr>
            </w:pPr>
            <w:r w:rsidRPr="00CF3C55">
              <w:rPr>
                <w:rFonts w:cstheme="minorHAnsi"/>
                <w:bCs/>
                <w:sz w:val="20"/>
                <w:szCs w:val="20"/>
                <w:lang w:val="en-US"/>
              </w:rPr>
              <w:t>This Agreement is made in English and Indonesian Language, in the event of any inconsistency or contradiction between the English and Indonesian version, the Indonesian Language version shall prevail</w:t>
            </w:r>
            <w:r w:rsidRPr="00CF3C55">
              <w:rPr>
                <w:rFonts w:cstheme="minorHAnsi"/>
                <w:sz w:val="20"/>
                <w:szCs w:val="20"/>
                <w:lang w:val="en-US"/>
              </w:rPr>
              <w:t>.</w:t>
            </w:r>
          </w:p>
        </w:tc>
      </w:tr>
    </w:tbl>
    <w:p w14:paraId="293BF3B0" w14:textId="77777777" w:rsidR="00043A54" w:rsidRPr="00CF3C55" w:rsidRDefault="00043A54" w:rsidP="00043A54">
      <w:pPr>
        <w:jc w:val="both"/>
        <w:rPr>
          <w:rFonts w:asciiTheme="minorHAnsi" w:hAnsiTheme="minorHAnsi" w:cstheme="minorHAnsi"/>
          <w:sz w:val="20"/>
          <w:szCs w:val="20"/>
          <w:lang w:val="en-US"/>
        </w:rPr>
      </w:pPr>
    </w:p>
    <w:p w14:paraId="7C007323" w14:textId="77777777" w:rsidR="00043A54" w:rsidRPr="00CF3C55" w:rsidRDefault="00043A54" w:rsidP="00043A54">
      <w:pPr>
        <w:jc w:val="both"/>
        <w:rPr>
          <w:rFonts w:asciiTheme="minorHAnsi" w:hAnsiTheme="minorHAnsi" w:cstheme="minorHAnsi"/>
          <w:sz w:val="20"/>
          <w:szCs w:val="20"/>
          <w:lang w:val="en-US"/>
        </w:rPr>
        <w:sectPr w:rsidR="00043A54" w:rsidRPr="00CF3C55">
          <w:pgSz w:w="11906" w:h="16838"/>
          <w:pgMar w:top="1440" w:right="1440" w:bottom="1440" w:left="1440" w:header="708" w:footer="708" w:gutter="0"/>
          <w:cols w:space="708"/>
          <w:docGrid w:linePitch="360"/>
        </w:sectPr>
      </w:pPr>
    </w:p>
    <w:p w14:paraId="384DFB81" w14:textId="4356BF36" w:rsidR="00043A54" w:rsidRPr="00CF3C55" w:rsidRDefault="00043A54" w:rsidP="00043A54">
      <w:pPr>
        <w:jc w:val="center"/>
        <w:rPr>
          <w:rFonts w:asciiTheme="minorHAnsi" w:hAnsiTheme="minorHAnsi" w:cstheme="minorHAnsi"/>
          <w:b/>
          <w:bCs/>
          <w:sz w:val="20"/>
          <w:szCs w:val="20"/>
          <w:lang w:val="en-US"/>
        </w:rPr>
      </w:pPr>
      <w:r w:rsidRPr="00CF3C55">
        <w:rPr>
          <w:rFonts w:asciiTheme="minorHAnsi" w:hAnsiTheme="minorHAnsi" w:cstheme="minorHAnsi"/>
          <w:b/>
          <w:bCs/>
          <w:sz w:val="20"/>
          <w:szCs w:val="20"/>
          <w:lang w:val="en-US"/>
        </w:rPr>
        <w:lastRenderedPageBreak/>
        <w:t xml:space="preserve">Lampiran II / </w:t>
      </w:r>
      <w:r w:rsidRPr="00CF3C55">
        <w:rPr>
          <w:rFonts w:asciiTheme="minorHAnsi" w:hAnsiTheme="minorHAnsi" w:cstheme="minorHAnsi"/>
          <w:b/>
          <w:bCs/>
          <w:i/>
          <w:iCs/>
          <w:sz w:val="20"/>
          <w:szCs w:val="20"/>
          <w:lang w:val="en-US"/>
        </w:rPr>
        <w:t>Appendix II</w:t>
      </w:r>
    </w:p>
    <w:p w14:paraId="22B64C05" w14:textId="77777777" w:rsidR="00043A54" w:rsidRPr="00CF3C55" w:rsidRDefault="00043A54" w:rsidP="00043A54">
      <w:pPr>
        <w:jc w:val="center"/>
        <w:rPr>
          <w:rFonts w:asciiTheme="minorHAnsi" w:hAnsiTheme="minorHAnsi" w:cstheme="minorHAnsi"/>
          <w:b/>
          <w:bCs/>
          <w:sz w:val="20"/>
          <w:szCs w:val="20"/>
          <w:lang w:val="en-US"/>
        </w:rPr>
      </w:pPr>
      <w:r w:rsidRPr="00CF3C55">
        <w:rPr>
          <w:rFonts w:asciiTheme="minorHAnsi" w:hAnsiTheme="minorHAnsi" w:cstheme="minorHAnsi"/>
          <w:b/>
          <w:bCs/>
          <w:sz w:val="20"/>
          <w:szCs w:val="20"/>
          <w:lang w:val="en-US"/>
        </w:rPr>
        <w:t xml:space="preserve">Tatacara Pelayanan Kesehatan / </w:t>
      </w:r>
      <w:r w:rsidRPr="00CF3C55">
        <w:rPr>
          <w:rFonts w:asciiTheme="minorHAnsi" w:hAnsiTheme="minorHAnsi" w:cstheme="minorHAnsi"/>
          <w:b/>
          <w:bCs/>
          <w:i/>
          <w:iCs/>
          <w:sz w:val="20"/>
          <w:szCs w:val="20"/>
          <w:lang w:val="en-US"/>
        </w:rPr>
        <w:t>Healthcare Service Procedures</w:t>
      </w:r>
    </w:p>
    <w:p w14:paraId="468F3295" w14:textId="77777777" w:rsidR="00043A54" w:rsidRPr="00CF3C55" w:rsidRDefault="00043A54" w:rsidP="00043A54">
      <w:pPr>
        <w:jc w:val="center"/>
        <w:rPr>
          <w:rFonts w:asciiTheme="minorHAnsi" w:hAnsiTheme="minorHAnsi" w:cstheme="minorHAnsi"/>
          <w:b/>
          <w:bCs/>
          <w:sz w:val="20"/>
          <w:szCs w:val="20"/>
          <w:lang w:val="en-US"/>
        </w:rPr>
      </w:pPr>
    </w:p>
    <w:tbl>
      <w:tblPr>
        <w:tblStyle w:val="TableGrid"/>
        <w:tblW w:w="0" w:type="auto"/>
        <w:tblLook w:val="04A0" w:firstRow="1" w:lastRow="0" w:firstColumn="1" w:lastColumn="0" w:noHBand="0" w:noVBand="1"/>
      </w:tblPr>
      <w:tblGrid>
        <w:gridCol w:w="4508"/>
        <w:gridCol w:w="4508"/>
      </w:tblGrid>
      <w:tr w:rsidR="00043A54" w:rsidRPr="00CF3C55" w14:paraId="77177019" w14:textId="77777777" w:rsidTr="00BC3EAA">
        <w:tc>
          <w:tcPr>
            <w:tcW w:w="4508" w:type="dxa"/>
          </w:tcPr>
          <w:p w14:paraId="7E946501" w14:textId="77777777" w:rsidR="00043A54" w:rsidRPr="009D1DE3" w:rsidRDefault="00043A54" w:rsidP="00043A54">
            <w:pPr>
              <w:pStyle w:val="ListParagraph"/>
              <w:numPr>
                <w:ilvl w:val="0"/>
                <w:numId w:val="15"/>
              </w:numPr>
              <w:jc w:val="both"/>
              <w:rPr>
                <w:rFonts w:cstheme="minorHAnsi"/>
                <w:sz w:val="20"/>
                <w:szCs w:val="20"/>
                <w:lang w:val="pl-PL"/>
              </w:rPr>
            </w:pPr>
            <w:r w:rsidRPr="009D1DE3">
              <w:rPr>
                <w:rFonts w:cstheme="minorHAnsi"/>
                <w:sz w:val="20"/>
                <w:szCs w:val="20"/>
                <w:lang w:val="pl-PL"/>
              </w:rPr>
              <w:t>Tatacara Umum atau Rawat Jalan.</w:t>
            </w:r>
          </w:p>
          <w:p w14:paraId="1DF3C044" w14:textId="77777777" w:rsidR="00043A54" w:rsidRPr="009D1DE3" w:rsidRDefault="00043A54" w:rsidP="00043A54">
            <w:pPr>
              <w:pStyle w:val="ListParagraph"/>
              <w:numPr>
                <w:ilvl w:val="0"/>
                <w:numId w:val="16"/>
              </w:numPr>
              <w:ind w:left="360"/>
              <w:jc w:val="both"/>
              <w:rPr>
                <w:rFonts w:cstheme="minorHAnsi"/>
                <w:sz w:val="20"/>
                <w:szCs w:val="20"/>
                <w:lang w:val="pl-PL"/>
              </w:rPr>
            </w:pPr>
            <w:r w:rsidRPr="009D1DE3">
              <w:rPr>
                <w:rFonts w:cstheme="minorHAnsi"/>
                <w:sz w:val="20"/>
                <w:szCs w:val="20"/>
                <w:lang w:val="pl-PL"/>
              </w:rPr>
              <w:t>P</w:t>
            </w:r>
            <w:r w:rsidRPr="00CF3C55">
              <w:rPr>
                <w:rFonts w:cstheme="minorHAnsi"/>
                <w:sz w:val="20"/>
                <w:szCs w:val="20"/>
              </w:rPr>
              <w:t xml:space="preserve">ada saat mendaftarkan diri </w:t>
            </w:r>
            <w:r w:rsidRPr="009D1DE3">
              <w:rPr>
                <w:rFonts w:cstheme="minorHAnsi"/>
                <w:sz w:val="20"/>
                <w:szCs w:val="20"/>
                <w:lang w:val="pl-PL"/>
              </w:rPr>
              <w:t>di Rumah Sakit,</w:t>
            </w:r>
            <w:r w:rsidRPr="00CF3C55">
              <w:rPr>
                <w:rFonts w:cstheme="minorHAnsi"/>
                <w:sz w:val="20"/>
                <w:szCs w:val="20"/>
              </w:rPr>
              <w:t xml:space="preserve"> </w:t>
            </w:r>
            <w:r w:rsidRPr="009D1DE3">
              <w:rPr>
                <w:rFonts w:cstheme="minorHAnsi"/>
                <w:sz w:val="20"/>
                <w:szCs w:val="20"/>
                <w:lang w:val="pl-PL"/>
              </w:rPr>
              <w:t>Pasien</w:t>
            </w:r>
            <w:r w:rsidRPr="00CF3C55">
              <w:rPr>
                <w:rFonts w:cstheme="minorHAnsi"/>
                <w:sz w:val="20"/>
                <w:szCs w:val="20"/>
              </w:rPr>
              <w:t xml:space="preserve"> </w:t>
            </w:r>
            <w:r w:rsidRPr="009D1DE3">
              <w:rPr>
                <w:rFonts w:cstheme="minorHAnsi"/>
                <w:sz w:val="20"/>
                <w:szCs w:val="20"/>
                <w:lang w:val="pl-PL"/>
              </w:rPr>
              <w:t xml:space="preserve">harus </w:t>
            </w:r>
            <w:r w:rsidRPr="00CF3C55">
              <w:rPr>
                <w:rFonts w:cstheme="minorHAnsi"/>
                <w:sz w:val="20"/>
                <w:szCs w:val="20"/>
              </w:rPr>
              <w:t>me</w:t>
            </w:r>
            <w:r w:rsidRPr="009D1DE3">
              <w:rPr>
                <w:rFonts w:cstheme="minorHAnsi"/>
                <w:sz w:val="20"/>
                <w:szCs w:val="20"/>
                <w:lang w:val="pl-PL"/>
              </w:rPr>
              <w:t>nyerahkan</w:t>
            </w:r>
            <w:r w:rsidRPr="00CF3C55">
              <w:rPr>
                <w:rFonts w:cstheme="minorHAnsi"/>
                <w:sz w:val="20"/>
                <w:szCs w:val="20"/>
              </w:rPr>
              <w:t xml:space="preserve"> </w:t>
            </w:r>
            <w:r w:rsidRPr="009D1DE3">
              <w:rPr>
                <w:rFonts w:cstheme="minorHAnsi"/>
                <w:sz w:val="20"/>
                <w:szCs w:val="20"/>
                <w:lang w:val="pl-PL"/>
              </w:rPr>
              <w:t>asli Kartu Pasien</w:t>
            </w:r>
            <w:r w:rsidRPr="00CF3C55">
              <w:rPr>
                <w:rFonts w:cstheme="minorHAnsi"/>
                <w:sz w:val="20"/>
                <w:szCs w:val="20"/>
              </w:rPr>
              <w:t xml:space="preserve"> </w:t>
            </w:r>
            <w:r w:rsidRPr="009D1DE3">
              <w:rPr>
                <w:rFonts w:cstheme="minorHAnsi"/>
                <w:sz w:val="20"/>
                <w:szCs w:val="20"/>
                <w:lang w:val="pl-PL"/>
              </w:rPr>
              <w:t xml:space="preserve">dan/atau Surat Jaminan dan asli Tanda Bukti Diri </w:t>
            </w:r>
            <w:r w:rsidRPr="00CF3C55">
              <w:rPr>
                <w:rFonts w:cstheme="minorHAnsi"/>
                <w:sz w:val="20"/>
                <w:szCs w:val="20"/>
              </w:rPr>
              <w:t xml:space="preserve">kepada Pihak Pertama dan </w:t>
            </w:r>
            <w:r w:rsidRPr="009D1DE3">
              <w:rPr>
                <w:rFonts w:cstheme="minorHAnsi"/>
                <w:sz w:val="20"/>
                <w:szCs w:val="20"/>
                <w:lang w:val="pl-PL"/>
              </w:rPr>
              <w:t xml:space="preserve">Pihak Pertama akan </w:t>
            </w:r>
            <w:r w:rsidRPr="00CF3C55">
              <w:rPr>
                <w:rFonts w:cstheme="minorHAnsi"/>
                <w:sz w:val="20"/>
                <w:szCs w:val="20"/>
              </w:rPr>
              <w:t>me</w:t>
            </w:r>
            <w:r w:rsidRPr="009D1DE3">
              <w:rPr>
                <w:rFonts w:cstheme="minorHAnsi"/>
                <w:sz w:val="20"/>
                <w:szCs w:val="20"/>
                <w:lang w:val="pl-PL"/>
              </w:rPr>
              <w:t xml:space="preserve">lakukan pencocokan data </w:t>
            </w:r>
            <w:r w:rsidRPr="00CF3C55">
              <w:rPr>
                <w:rFonts w:cstheme="minorHAnsi"/>
                <w:sz w:val="20"/>
                <w:szCs w:val="20"/>
              </w:rPr>
              <w:t xml:space="preserve">identitas diri </w:t>
            </w:r>
            <w:r w:rsidRPr="009D1DE3">
              <w:rPr>
                <w:rFonts w:cstheme="minorHAnsi"/>
                <w:sz w:val="20"/>
                <w:szCs w:val="20"/>
                <w:lang w:val="pl-PL"/>
              </w:rPr>
              <w:t>Pasien</w:t>
            </w:r>
            <w:r w:rsidRPr="00CF3C55">
              <w:rPr>
                <w:rFonts w:cstheme="minorHAnsi"/>
                <w:sz w:val="20"/>
                <w:szCs w:val="20"/>
              </w:rPr>
              <w:t xml:space="preserve"> yang tertera pada </w:t>
            </w:r>
            <w:r w:rsidRPr="009D1DE3">
              <w:rPr>
                <w:rFonts w:cstheme="minorHAnsi"/>
                <w:sz w:val="20"/>
                <w:szCs w:val="20"/>
                <w:lang w:val="pl-PL"/>
              </w:rPr>
              <w:t>K</w:t>
            </w:r>
            <w:r w:rsidRPr="00CF3C55">
              <w:rPr>
                <w:rFonts w:cstheme="minorHAnsi"/>
                <w:sz w:val="20"/>
                <w:szCs w:val="20"/>
              </w:rPr>
              <w:t xml:space="preserve">artu </w:t>
            </w:r>
            <w:r w:rsidRPr="009D1DE3">
              <w:rPr>
                <w:rFonts w:cstheme="minorHAnsi"/>
                <w:sz w:val="20"/>
                <w:szCs w:val="20"/>
                <w:lang w:val="pl-PL"/>
              </w:rPr>
              <w:t>Pasien</w:t>
            </w:r>
            <w:r w:rsidRPr="00CF3C55">
              <w:rPr>
                <w:rFonts w:cstheme="minorHAnsi"/>
                <w:sz w:val="20"/>
                <w:szCs w:val="20"/>
              </w:rPr>
              <w:t xml:space="preserve"> </w:t>
            </w:r>
            <w:r w:rsidRPr="009D1DE3">
              <w:rPr>
                <w:rFonts w:cstheme="minorHAnsi"/>
                <w:sz w:val="20"/>
                <w:szCs w:val="20"/>
                <w:lang w:val="pl-PL"/>
              </w:rPr>
              <w:t xml:space="preserve">atau Surat Jaminan </w:t>
            </w:r>
            <w:r w:rsidRPr="00CF3C55">
              <w:rPr>
                <w:rFonts w:cstheme="minorHAnsi"/>
                <w:sz w:val="20"/>
                <w:szCs w:val="20"/>
              </w:rPr>
              <w:t xml:space="preserve">dengan yang tertera pada </w:t>
            </w:r>
            <w:r w:rsidRPr="009D1DE3">
              <w:rPr>
                <w:rFonts w:cstheme="minorHAnsi"/>
                <w:sz w:val="20"/>
                <w:szCs w:val="20"/>
                <w:lang w:val="pl-PL"/>
              </w:rPr>
              <w:t>Tanda Bukti Diri</w:t>
            </w:r>
            <w:r w:rsidRPr="00CF3C55">
              <w:rPr>
                <w:rFonts w:cstheme="minorHAnsi"/>
                <w:sz w:val="20"/>
                <w:szCs w:val="20"/>
              </w:rPr>
              <w:t>.</w:t>
            </w:r>
          </w:p>
          <w:p w14:paraId="2B23AF92" w14:textId="77777777" w:rsidR="00043A54" w:rsidRPr="009D1DE3" w:rsidRDefault="00043A54" w:rsidP="00043A54">
            <w:pPr>
              <w:pStyle w:val="ListParagraph"/>
              <w:numPr>
                <w:ilvl w:val="0"/>
                <w:numId w:val="16"/>
              </w:numPr>
              <w:ind w:left="360"/>
              <w:jc w:val="both"/>
              <w:rPr>
                <w:rFonts w:cstheme="minorHAnsi"/>
                <w:sz w:val="20"/>
                <w:szCs w:val="20"/>
                <w:lang w:val="pl-PL"/>
              </w:rPr>
            </w:pPr>
            <w:r w:rsidRPr="00CF3C55">
              <w:rPr>
                <w:rFonts w:cstheme="minorHAnsi"/>
                <w:sz w:val="20"/>
                <w:szCs w:val="20"/>
              </w:rPr>
              <w:t xml:space="preserve">Pihak Pertama akan memberitahukan Pihak Kedua perihal pendaftaran Pasien di Rumah Sakit dalam Batas Pemberitahuan dan, apabila ada ketidaksesuaian data identitas diri Pasien, meminta </w:t>
            </w:r>
            <w:r w:rsidRPr="00CF3C55">
              <w:rPr>
                <w:rFonts w:cstheme="minorHAnsi"/>
                <w:bCs/>
                <w:sz w:val="20"/>
                <w:szCs w:val="20"/>
                <w:lang w:val="fi-FI"/>
              </w:rPr>
              <w:t>Konfirmasi Validitas.</w:t>
            </w:r>
          </w:p>
          <w:p w14:paraId="131336BA" w14:textId="77777777" w:rsidR="00043A54" w:rsidRPr="009D1DE3" w:rsidRDefault="00043A54" w:rsidP="00043A54">
            <w:pPr>
              <w:pStyle w:val="ListParagraph"/>
              <w:numPr>
                <w:ilvl w:val="0"/>
                <w:numId w:val="16"/>
              </w:numPr>
              <w:ind w:left="360"/>
              <w:jc w:val="both"/>
              <w:rPr>
                <w:rFonts w:cstheme="minorHAnsi"/>
                <w:sz w:val="20"/>
                <w:szCs w:val="20"/>
                <w:lang w:val="sv-SE"/>
              </w:rPr>
            </w:pPr>
            <w:r w:rsidRPr="00CF3C55">
              <w:rPr>
                <w:rFonts w:cstheme="minorHAnsi"/>
                <w:sz w:val="20"/>
                <w:szCs w:val="20"/>
              </w:rPr>
              <w:t>Pihak Pertama akan memperlakukan Pasien sebagai pasien umum di Rumah Sakit apabila:</w:t>
            </w:r>
          </w:p>
          <w:p w14:paraId="63274A5F" w14:textId="77777777" w:rsidR="00043A54" w:rsidRPr="009D1DE3" w:rsidRDefault="00043A54" w:rsidP="00043A54">
            <w:pPr>
              <w:pStyle w:val="ListParagraph"/>
              <w:numPr>
                <w:ilvl w:val="0"/>
                <w:numId w:val="17"/>
              </w:numPr>
              <w:ind w:left="720"/>
              <w:jc w:val="both"/>
              <w:rPr>
                <w:rFonts w:cstheme="minorHAnsi"/>
                <w:sz w:val="20"/>
                <w:szCs w:val="20"/>
                <w:lang w:val="sv-SE"/>
              </w:rPr>
            </w:pPr>
            <w:r w:rsidRPr="00CF3C55">
              <w:rPr>
                <w:rFonts w:cstheme="minorHAnsi"/>
                <w:sz w:val="20"/>
                <w:szCs w:val="20"/>
              </w:rPr>
              <w:t xml:space="preserve">Pasien tidak menyerahkan Kartu Pasien </w:t>
            </w:r>
            <w:r w:rsidRPr="009D1DE3">
              <w:rPr>
                <w:rFonts w:cstheme="minorHAnsi"/>
                <w:sz w:val="20"/>
                <w:szCs w:val="20"/>
                <w:lang w:val="sv-SE"/>
              </w:rPr>
              <w:t xml:space="preserve">dan/atau Surat Jaminan </w:t>
            </w:r>
            <w:r w:rsidRPr="00CF3C55">
              <w:rPr>
                <w:rFonts w:cstheme="minorHAnsi"/>
                <w:sz w:val="20"/>
                <w:szCs w:val="20"/>
              </w:rPr>
              <w:t>dan Tanda Bukti Diri;</w:t>
            </w:r>
          </w:p>
          <w:p w14:paraId="755CFF51" w14:textId="77777777" w:rsidR="00043A54" w:rsidRPr="009D1DE3" w:rsidRDefault="00043A54" w:rsidP="00043A54">
            <w:pPr>
              <w:pStyle w:val="ListParagraph"/>
              <w:numPr>
                <w:ilvl w:val="0"/>
                <w:numId w:val="17"/>
              </w:numPr>
              <w:ind w:left="720"/>
              <w:jc w:val="both"/>
              <w:rPr>
                <w:rFonts w:cstheme="minorHAnsi"/>
                <w:sz w:val="20"/>
                <w:szCs w:val="20"/>
                <w:lang w:val="sv-SE"/>
              </w:rPr>
            </w:pPr>
            <w:r w:rsidRPr="009D1DE3">
              <w:rPr>
                <w:rFonts w:cstheme="minorHAnsi"/>
                <w:sz w:val="20"/>
                <w:szCs w:val="20"/>
                <w:lang w:val="sv-SE"/>
              </w:rPr>
              <w:t>Berdasarkan Konfirmasi Validitas dari Pihak Kedua;</w:t>
            </w:r>
          </w:p>
          <w:p w14:paraId="0BBBBA58" w14:textId="77777777" w:rsidR="00043A54" w:rsidRPr="009D1DE3" w:rsidRDefault="00043A54" w:rsidP="00043A54">
            <w:pPr>
              <w:pStyle w:val="ListParagraph"/>
              <w:numPr>
                <w:ilvl w:val="0"/>
                <w:numId w:val="17"/>
              </w:numPr>
              <w:ind w:left="720"/>
              <w:jc w:val="both"/>
              <w:rPr>
                <w:rFonts w:cstheme="minorHAnsi"/>
                <w:sz w:val="20"/>
                <w:szCs w:val="20"/>
                <w:lang w:val="sv-SE"/>
              </w:rPr>
            </w:pPr>
            <w:r w:rsidRPr="00CF3C55">
              <w:rPr>
                <w:rFonts w:cstheme="minorHAnsi"/>
                <w:sz w:val="20"/>
                <w:szCs w:val="20"/>
              </w:rPr>
              <w:t>Data identitas diri Pasien yang tertera pada Kartu Pasien tidak sesuai dengan yang tertera pada Tanda Bukti Diri dan tidak ada Konfirmasi Validitas;</w:t>
            </w:r>
          </w:p>
          <w:p w14:paraId="3BE87572" w14:textId="77777777" w:rsidR="00043A54" w:rsidRPr="009D1DE3" w:rsidRDefault="00043A54" w:rsidP="00043A54">
            <w:pPr>
              <w:pStyle w:val="ListParagraph"/>
              <w:numPr>
                <w:ilvl w:val="0"/>
                <w:numId w:val="17"/>
              </w:numPr>
              <w:ind w:left="720"/>
              <w:jc w:val="both"/>
              <w:rPr>
                <w:rFonts w:cstheme="minorHAnsi"/>
                <w:sz w:val="20"/>
                <w:szCs w:val="20"/>
                <w:lang w:val="sv-SE"/>
              </w:rPr>
            </w:pPr>
            <w:r w:rsidRPr="00CF3C55">
              <w:rPr>
                <w:rFonts w:cstheme="minorHAnsi"/>
                <w:sz w:val="20"/>
                <w:szCs w:val="20"/>
              </w:rPr>
              <w:t>Dalam hal Rawat Inap</w:t>
            </w:r>
            <w:r w:rsidRPr="009D1DE3">
              <w:rPr>
                <w:rFonts w:cstheme="minorHAnsi"/>
                <w:sz w:val="20"/>
                <w:szCs w:val="20"/>
                <w:lang w:val="sv-SE"/>
              </w:rPr>
              <w:t xml:space="preserve"> dan/atau Rawat Jalan</w:t>
            </w:r>
            <w:r w:rsidRPr="00CF3C55">
              <w:rPr>
                <w:rFonts w:cstheme="minorHAnsi"/>
                <w:sz w:val="20"/>
                <w:szCs w:val="20"/>
              </w:rPr>
              <w:t>, Pihak Kedua tidak menerbitkan Surat Jaminan</w:t>
            </w:r>
            <w:r w:rsidRPr="009D1DE3">
              <w:rPr>
                <w:rFonts w:cstheme="minorHAnsi"/>
                <w:sz w:val="20"/>
                <w:szCs w:val="20"/>
                <w:lang w:val="sv-SE"/>
              </w:rPr>
              <w:t>; atau</w:t>
            </w:r>
          </w:p>
          <w:p w14:paraId="5FEE6816" w14:textId="77777777" w:rsidR="00043A54" w:rsidRPr="009D1DE3" w:rsidRDefault="00043A54" w:rsidP="00043A54">
            <w:pPr>
              <w:pStyle w:val="ListParagraph"/>
              <w:numPr>
                <w:ilvl w:val="0"/>
                <w:numId w:val="17"/>
              </w:numPr>
              <w:ind w:left="720"/>
              <w:jc w:val="both"/>
              <w:rPr>
                <w:rFonts w:cstheme="minorHAnsi"/>
                <w:sz w:val="20"/>
                <w:szCs w:val="20"/>
                <w:lang w:val="sv-SE"/>
              </w:rPr>
            </w:pPr>
            <w:r w:rsidRPr="00CF3C55">
              <w:rPr>
                <w:rFonts w:cstheme="minorHAnsi"/>
                <w:sz w:val="20"/>
                <w:szCs w:val="20"/>
              </w:rPr>
              <w:t xml:space="preserve">Pihak Kedua lalai untuk melakukan pembayaran dalam waktu sebagaimana dimaksud dalam Pasal </w:t>
            </w:r>
            <w:r w:rsidRPr="009D1DE3">
              <w:rPr>
                <w:rFonts w:cstheme="minorHAnsi"/>
                <w:sz w:val="20"/>
                <w:szCs w:val="20"/>
                <w:lang w:val="sv-SE"/>
              </w:rPr>
              <w:t>6</w:t>
            </w:r>
            <w:r w:rsidRPr="00CF3C55">
              <w:rPr>
                <w:rFonts w:cstheme="minorHAnsi"/>
                <w:sz w:val="20"/>
                <w:szCs w:val="20"/>
              </w:rPr>
              <w:t xml:space="preserve"> Perjanjian ini.</w:t>
            </w:r>
          </w:p>
          <w:p w14:paraId="581BED61" w14:textId="77777777" w:rsidR="00043A54" w:rsidRPr="009D1DE3" w:rsidRDefault="00043A54" w:rsidP="00043A54">
            <w:pPr>
              <w:pStyle w:val="ListParagraph"/>
              <w:numPr>
                <w:ilvl w:val="0"/>
                <w:numId w:val="16"/>
              </w:numPr>
              <w:ind w:left="360"/>
              <w:jc w:val="both"/>
              <w:rPr>
                <w:rFonts w:cstheme="minorHAnsi"/>
                <w:sz w:val="20"/>
                <w:szCs w:val="20"/>
                <w:lang w:val="sv-SE"/>
              </w:rPr>
            </w:pPr>
            <w:r w:rsidRPr="00CF3C55">
              <w:rPr>
                <w:rFonts w:cstheme="minorHAnsi"/>
                <w:sz w:val="20"/>
                <w:szCs w:val="20"/>
              </w:rPr>
              <w:t>Apabila ternyata biaya yang timbul dari Pelayanan Kesehatan yang dijalani oleh Pasien melebihi tunjangan Pelayanan Kesehatan yang diberikan oleh Pihak Kedua, maka selisih biaya yang timbul adalah tanggungan Pasien yang harus dibayar secara</w:t>
            </w:r>
            <w:r w:rsidRPr="009D1DE3">
              <w:rPr>
                <w:rFonts w:cstheme="minorHAnsi"/>
                <w:sz w:val="20"/>
                <w:szCs w:val="20"/>
                <w:lang w:val="sv-SE"/>
              </w:rPr>
              <w:t xml:space="preserve"> langsung sebelum meninggalkan Rumah Sakit.</w:t>
            </w:r>
          </w:p>
          <w:p w14:paraId="426E96D4" w14:textId="77777777" w:rsidR="00043A54" w:rsidRPr="009D1DE3" w:rsidRDefault="00043A54" w:rsidP="00BC3EAA">
            <w:pPr>
              <w:pStyle w:val="ListParagraph"/>
              <w:jc w:val="both"/>
              <w:rPr>
                <w:rFonts w:cstheme="minorHAnsi"/>
                <w:sz w:val="20"/>
                <w:szCs w:val="20"/>
                <w:lang w:val="sv-SE"/>
              </w:rPr>
            </w:pPr>
          </w:p>
          <w:p w14:paraId="279D0EC5" w14:textId="77777777" w:rsidR="00043A54" w:rsidRPr="009D1DE3" w:rsidRDefault="00043A54" w:rsidP="00043A54">
            <w:pPr>
              <w:pStyle w:val="ListParagraph"/>
              <w:numPr>
                <w:ilvl w:val="0"/>
                <w:numId w:val="15"/>
              </w:numPr>
              <w:jc w:val="both"/>
              <w:rPr>
                <w:rFonts w:cstheme="minorHAnsi"/>
                <w:sz w:val="20"/>
                <w:szCs w:val="20"/>
                <w:lang w:val="pl-PL"/>
              </w:rPr>
            </w:pPr>
            <w:r w:rsidRPr="009D1DE3">
              <w:rPr>
                <w:rFonts w:cstheme="minorHAnsi"/>
                <w:sz w:val="20"/>
                <w:szCs w:val="20"/>
                <w:lang w:val="pl-PL"/>
              </w:rPr>
              <w:t>Tatacara Rawat Inap atau Rawat Darurat.</w:t>
            </w:r>
          </w:p>
          <w:p w14:paraId="4F4C678B" w14:textId="77777777" w:rsidR="00043A54" w:rsidRPr="009D1DE3" w:rsidRDefault="00043A54" w:rsidP="00BC3EAA">
            <w:pPr>
              <w:pStyle w:val="ListParagraph"/>
              <w:ind w:left="360"/>
              <w:jc w:val="both"/>
              <w:rPr>
                <w:rFonts w:cstheme="minorHAnsi"/>
                <w:sz w:val="20"/>
                <w:szCs w:val="20"/>
                <w:lang w:val="pl-PL"/>
              </w:rPr>
            </w:pPr>
          </w:p>
          <w:p w14:paraId="412D2061" w14:textId="6B9EC6ED" w:rsidR="00043A54" w:rsidRPr="009D1DE3" w:rsidRDefault="00043A54" w:rsidP="00043A54">
            <w:pPr>
              <w:pStyle w:val="ListParagraph"/>
              <w:numPr>
                <w:ilvl w:val="0"/>
                <w:numId w:val="18"/>
              </w:numPr>
              <w:ind w:left="360"/>
              <w:jc w:val="both"/>
              <w:rPr>
                <w:rFonts w:cstheme="minorHAnsi"/>
                <w:sz w:val="20"/>
                <w:szCs w:val="20"/>
                <w:lang w:val="sv-SE"/>
              </w:rPr>
            </w:pPr>
            <w:r w:rsidRPr="009D1DE3">
              <w:rPr>
                <w:rFonts w:cstheme="minorHAnsi"/>
                <w:sz w:val="20"/>
                <w:szCs w:val="20"/>
                <w:lang w:val="sv-SE"/>
              </w:rPr>
              <w:t>Tatacara sebagaimana dimaksud dalam Bagian A Lampiran II serta merta berlaku dalam ayat ini.</w:t>
            </w:r>
          </w:p>
          <w:p w14:paraId="7B3FFDC1" w14:textId="77777777" w:rsidR="00043A54" w:rsidRPr="009D1DE3" w:rsidRDefault="00043A54" w:rsidP="00043A54">
            <w:pPr>
              <w:pStyle w:val="ListParagraph"/>
              <w:numPr>
                <w:ilvl w:val="0"/>
                <w:numId w:val="18"/>
              </w:numPr>
              <w:ind w:left="360"/>
              <w:jc w:val="both"/>
              <w:rPr>
                <w:rFonts w:cstheme="minorHAnsi"/>
                <w:sz w:val="20"/>
                <w:szCs w:val="20"/>
                <w:lang w:val="sv-SE"/>
              </w:rPr>
            </w:pPr>
            <w:r w:rsidRPr="00CF3C55">
              <w:rPr>
                <w:rFonts w:cstheme="minorHAnsi"/>
                <w:sz w:val="20"/>
                <w:szCs w:val="20"/>
              </w:rPr>
              <w:t>Pasien atau Pihak Kedua harus menyerahkan Surat Jaminan kepada Pihak Pertama dalam Batas Penyerahan.</w:t>
            </w:r>
            <w:r w:rsidRPr="009D1DE3">
              <w:rPr>
                <w:rFonts w:cstheme="minorHAnsi"/>
                <w:sz w:val="20"/>
                <w:szCs w:val="20"/>
                <w:lang w:val="sv-SE"/>
              </w:rPr>
              <w:t xml:space="preserve"> </w:t>
            </w:r>
            <w:r w:rsidRPr="00CF3C55">
              <w:rPr>
                <w:rFonts w:cstheme="minorHAnsi"/>
                <w:sz w:val="20"/>
                <w:szCs w:val="20"/>
              </w:rPr>
              <w:t>Apabila Batas Penyerahan jatuh pada hari libur,</w:t>
            </w:r>
            <w:r w:rsidRPr="009D1DE3">
              <w:rPr>
                <w:rFonts w:cstheme="minorHAnsi"/>
                <w:sz w:val="20"/>
                <w:szCs w:val="20"/>
                <w:lang w:val="sv-SE"/>
              </w:rPr>
              <w:t xml:space="preserve"> </w:t>
            </w:r>
            <w:r w:rsidRPr="00CF3C55">
              <w:rPr>
                <w:rFonts w:cstheme="minorHAnsi"/>
                <w:sz w:val="20"/>
                <w:szCs w:val="20"/>
              </w:rPr>
              <w:t>maka Pihak Kedua akan</w:t>
            </w:r>
            <w:r w:rsidRPr="009D1DE3">
              <w:rPr>
                <w:rFonts w:cstheme="minorHAnsi"/>
                <w:sz w:val="20"/>
                <w:szCs w:val="20"/>
                <w:lang w:val="sv-SE"/>
              </w:rPr>
              <w:t xml:space="preserve"> </w:t>
            </w:r>
            <w:r w:rsidRPr="00CF3C55">
              <w:rPr>
                <w:rFonts w:cstheme="minorHAnsi"/>
                <w:sz w:val="20"/>
                <w:szCs w:val="20"/>
              </w:rPr>
              <w:t>menyerahkan Surat Jaminan pada hari kerja berikutnya</w:t>
            </w:r>
            <w:r w:rsidRPr="009D1DE3">
              <w:rPr>
                <w:rFonts w:cstheme="minorHAnsi"/>
                <w:sz w:val="20"/>
                <w:szCs w:val="20"/>
                <w:lang w:val="sv-SE"/>
              </w:rPr>
              <w:t>.</w:t>
            </w:r>
          </w:p>
          <w:p w14:paraId="60F6D11E" w14:textId="77777777" w:rsidR="00043A54" w:rsidRPr="009D1DE3" w:rsidRDefault="00043A54" w:rsidP="00043A54">
            <w:pPr>
              <w:pStyle w:val="ListParagraph"/>
              <w:numPr>
                <w:ilvl w:val="0"/>
                <w:numId w:val="18"/>
              </w:numPr>
              <w:ind w:left="360"/>
              <w:jc w:val="both"/>
              <w:rPr>
                <w:rFonts w:cstheme="minorHAnsi"/>
                <w:sz w:val="20"/>
                <w:szCs w:val="20"/>
                <w:lang w:val="sv-SE"/>
              </w:rPr>
            </w:pPr>
            <w:r w:rsidRPr="00CF3C55">
              <w:rPr>
                <w:rFonts w:cstheme="minorHAnsi"/>
                <w:sz w:val="20"/>
                <w:szCs w:val="20"/>
              </w:rPr>
              <w:lastRenderedPageBreak/>
              <w:t>Khusus untuk tindakan(-tindakan) medis yang kurang dari 1 x 24 (satu kali dua puluh empat) jam yang untuk mana Pasien tidak perlu menjalani Rawat Inap, seperti operasi kecil dengan anestesi lokal tanpa penyulit, Pihak Pertama harus, sebelum melakukan tindakan(-tindakan) tersebut, lebih dulu mendapatkan: (i) Surat Jaminan; atau (ii) persetujuan lisan Pihak Kedua</w:t>
            </w:r>
            <w:r w:rsidRPr="009D1DE3">
              <w:rPr>
                <w:rFonts w:cstheme="minorHAnsi"/>
                <w:sz w:val="20"/>
                <w:szCs w:val="20"/>
                <w:lang w:val="sv-SE"/>
              </w:rPr>
              <w:t>.</w:t>
            </w:r>
          </w:p>
          <w:p w14:paraId="77C15D69" w14:textId="77777777" w:rsidR="00043A54" w:rsidRPr="009D1DE3" w:rsidRDefault="00043A54" w:rsidP="00043A54">
            <w:pPr>
              <w:pStyle w:val="ListParagraph"/>
              <w:numPr>
                <w:ilvl w:val="0"/>
                <w:numId w:val="18"/>
              </w:numPr>
              <w:ind w:left="360"/>
              <w:jc w:val="both"/>
              <w:rPr>
                <w:rFonts w:cstheme="minorHAnsi"/>
                <w:sz w:val="20"/>
                <w:szCs w:val="20"/>
                <w:lang w:val="sv-SE"/>
              </w:rPr>
            </w:pPr>
            <w:r w:rsidRPr="00CF3C55">
              <w:rPr>
                <w:rFonts w:cstheme="minorHAnsi"/>
                <w:sz w:val="20"/>
                <w:szCs w:val="20"/>
              </w:rPr>
              <w:t xml:space="preserve">Apabila Pasien menyerahkan Surat Jaminan kepada Pihak Pertama dalam Batas Penyerahan, maka Pasien akan dibebaskan dari </w:t>
            </w:r>
            <w:r w:rsidRPr="00CF3C55">
              <w:rPr>
                <w:rFonts w:cstheme="minorHAnsi"/>
                <w:bCs/>
                <w:sz w:val="20"/>
                <w:szCs w:val="20"/>
              </w:rPr>
              <w:t>kewajiban untuk membayar uang muka Rawat Inap pada saat pendaftaran di Rumah Sakit atau sebelum menjalani Rawat Inap</w:t>
            </w:r>
            <w:r w:rsidRPr="00CF3C55">
              <w:rPr>
                <w:rFonts w:cstheme="minorHAnsi"/>
                <w:sz w:val="20"/>
                <w:szCs w:val="20"/>
              </w:rPr>
              <w:t xml:space="preserve"> dengan syarat-syarat dan ketentuan-ketentuan sebagai berikut:</w:t>
            </w:r>
          </w:p>
          <w:p w14:paraId="64FE8CDE" w14:textId="4542553A" w:rsidR="00043A54" w:rsidRPr="009D1DE3" w:rsidRDefault="00043A54" w:rsidP="009D1DE3">
            <w:pPr>
              <w:pStyle w:val="ListParagraph"/>
              <w:numPr>
                <w:ilvl w:val="0"/>
                <w:numId w:val="19"/>
              </w:numPr>
              <w:ind w:left="720"/>
              <w:jc w:val="both"/>
              <w:rPr>
                <w:rFonts w:cstheme="minorHAnsi"/>
                <w:sz w:val="20"/>
                <w:szCs w:val="20"/>
                <w:lang w:val="sv-SE"/>
              </w:rPr>
            </w:pPr>
            <w:r w:rsidRPr="00CF3C55">
              <w:rPr>
                <w:rFonts w:cstheme="minorHAnsi"/>
                <w:sz w:val="20"/>
                <w:szCs w:val="20"/>
                <w:lang w:val="de-DE"/>
              </w:rPr>
              <w:t>Pasien</w:t>
            </w:r>
            <w:r w:rsidRPr="00CF3C55">
              <w:rPr>
                <w:rFonts w:cstheme="minorHAnsi"/>
                <w:sz w:val="20"/>
                <w:szCs w:val="20"/>
              </w:rPr>
              <w:t xml:space="preserve"> akan ditempatkan </w:t>
            </w:r>
            <w:r w:rsidRPr="00CF3C55">
              <w:rPr>
                <w:rFonts w:cstheme="minorHAnsi"/>
                <w:sz w:val="20"/>
                <w:szCs w:val="20"/>
                <w:lang w:val="de-DE"/>
              </w:rPr>
              <w:t xml:space="preserve">di kamar </w:t>
            </w:r>
            <w:r w:rsidRPr="00CF3C55">
              <w:rPr>
                <w:rFonts w:cstheme="minorHAnsi"/>
                <w:sz w:val="20"/>
                <w:szCs w:val="20"/>
              </w:rPr>
              <w:t xml:space="preserve">perawatan sesuai dengan </w:t>
            </w:r>
            <w:r w:rsidRPr="00CF3C55">
              <w:rPr>
                <w:rFonts w:cstheme="minorHAnsi"/>
                <w:sz w:val="20"/>
                <w:szCs w:val="20"/>
                <w:lang w:val="de-DE"/>
              </w:rPr>
              <w:t>K</w:t>
            </w:r>
            <w:r w:rsidRPr="00CF3C55">
              <w:rPr>
                <w:rFonts w:cstheme="minorHAnsi"/>
                <w:sz w:val="20"/>
                <w:szCs w:val="20"/>
              </w:rPr>
              <w:t xml:space="preserve">elas </w:t>
            </w:r>
            <w:r w:rsidRPr="00CF3C55">
              <w:rPr>
                <w:rFonts w:cstheme="minorHAnsi"/>
                <w:sz w:val="20"/>
                <w:szCs w:val="20"/>
                <w:lang w:val="de-DE"/>
              </w:rPr>
              <w:t>P</w:t>
            </w:r>
            <w:r w:rsidRPr="00CF3C55">
              <w:rPr>
                <w:rFonts w:cstheme="minorHAnsi"/>
                <w:sz w:val="20"/>
                <w:szCs w:val="20"/>
              </w:rPr>
              <w:t>erawatan.</w:t>
            </w:r>
            <w:r w:rsidRPr="009D1DE3">
              <w:rPr>
                <w:rFonts w:cstheme="minorHAnsi"/>
                <w:sz w:val="20"/>
                <w:szCs w:val="20"/>
                <w:lang w:val="sv-SE"/>
              </w:rPr>
              <w:t xml:space="preserve"> </w:t>
            </w:r>
            <w:r w:rsidRPr="00CF3C55">
              <w:rPr>
                <w:rFonts w:cstheme="minorHAnsi"/>
                <w:sz w:val="20"/>
                <w:szCs w:val="20"/>
              </w:rPr>
              <w:t>Apabila kamar perawatan yang sesuai dengan Kelas Perawatan penuh, maka Pasien, untuk sementara hingga kamar perawatan yang sesuai dengan Kelas Perawatan tersedia, akan ditempatkan pada kamar perawatan yang lebih rendah atau lebih tinggi 1 (satu) tingkat dari Kelas Perawatan</w:t>
            </w:r>
            <w:r w:rsidRPr="009D1DE3">
              <w:rPr>
                <w:rFonts w:cstheme="minorHAnsi"/>
                <w:sz w:val="20"/>
                <w:szCs w:val="20"/>
                <w:lang w:val="sv-SE"/>
              </w:rPr>
              <w:t>.</w:t>
            </w:r>
          </w:p>
          <w:p w14:paraId="146F001C" w14:textId="77777777" w:rsidR="00043A54" w:rsidRPr="009D1DE3" w:rsidRDefault="00043A54" w:rsidP="00043A54">
            <w:pPr>
              <w:pStyle w:val="ListParagraph"/>
              <w:numPr>
                <w:ilvl w:val="0"/>
                <w:numId w:val="19"/>
              </w:numPr>
              <w:ind w:left="720"/>
              <w:jc w:val="both"/>
              <w:rPr>
                <w:rFonts w:cstheme="minorHAnsi"/>
                <w:sz w:val="20"/>
                <w:szCs w:val="20"/>
                <w:lang w:val="sv-SE"/>
              </w:rPr>
            </w:pPr>
            <w:r w:rsidRPr="009D1DE3">
              <w:rPr>
                <w:rFonts w:cstheme="minorHAnsi"/>
                <w:sz w:val="20"/>
                <w:szCs w:val="20"/>
                <w:lang w:val="sv-SE"/>
              </w:rPr>
              <w:t xml:space="preserve">Apabila </w:t>
            </w:r>
            <w:r w:rsidRPr="00CF3C55">
              <w:rPr>
                <w:rFonts w:cstheme="minorHAnsi"/>
                <w:sz w:val="20"/>
                <w:szCs w:val="20"/>
              </w:rPr>
              <w:t>Pasien memilih kamar perawatan yang lebih tinggi 1 (satu) tingkat atau lebih dari Kelas Perawatan, maka selisih biaya yang timbul adalah tanggungan Pasien yang harus dibayar secara langsung sebelum meninggalkan Rumah Sakit.</w:t>
            </w:r>
          </w:p>
          <w:p w14:paraId="0163F563" w14:textId="77777777" w:rsidR="00043A54" w:rsidRPr="009D1DE3" w:rsidRDefault="00043A54" w:rsidP="00BC3EAA">
            <w:pPr>
              <w:pStyle w:val="ListParagraph"/>
              <w:rPr>
                <w:rFonts w:cstheme="minorHAnsi"/>
                <w:sz w:val="20"/>
                <w:szCs w:val="20"/>
                <w:lang w:val="sv-SE"/>
              </w:rPr>
            </w:pPr>
          </w:p>
          <w:p w14:paraId="72C987D1" w14:textId="77777777" w:rsidR="00043A54" w:rsidRPr="009D1DE3" w:rsidRDefault="00043A54" w:rsidP="00043A54">
            <w:pPr>
              <w:pStyle w:val="ListParagraph"/>
              <w:numPr>
                <w:ilvl w:val="0"/>
                <w:numId w:val="18"/>
              </w:numPr>
              <w:ind w:left="360"/>
              <w:jc w:val="both"/>
              <w:rPr>
                <w:rFonts w:cstheme="minorHAnsi"/>
                <w:sz w:val="20"/>
                <w:szCs w:val="20"/>
                <w:lang w:val="fi-FI"/>
              </w:rPr>
            </w:pPr>
            <w:r w:rsidRPr="00CF3C55">
              <w:rPr>
                <w:rFonts w:cstheme="minorHAnsi"/>
                <w:sz w:val="20"/>
                <w:szCs w:val="20"/>
              </w:rPr>
              <w:t xml:space="preserve">Apabila, setelah menjalani Rawat Darurat, ada indikasi medis bagi </w:t>
            </w:r>
            <w:r w:rsidRPr="00CF3C55">
              <w:rPr>
                <w:rFonts w:cstheme="minorHAnsi"/>
                <w:sz w:val="20"/>
                <w:szCs w:val="20"/>
                <w:lang w:val="fi-FI"/>
              </w:rPr>
              <w:t>Pasien</w:t>
            </w:r>
            <w:r w:rsidRPr="00CF3C55">
              <w:rPr>
                <w:rFonts w:cstheme="minorHAnsi"/>
                <w:sz w:val="20"/>
                <w:szCs w:val="20"/>
              </w:rPr>
              <w:t xml:space="preserve"> untuk menjalani Rawat Inap, maka </w:t>
            </w:r>
            <w:commentRangeStart w:id="104"/>
            <w:r w:rsidRPr="00DB2B03">
              <w:rPr>
                <w:rFonts w:cstheme="minorHAnsi"/>
                <w:sz w:val="20"/>
                <w:szCs w:val="20"/>
                <w:highlight w:val="yellow"/>
              </w:rPr>
              <w:t>biaya yang timbul dari Rawat Darurat dan Rawat Inap yang dijalani oleh Pasien, sepanjang Pasien atau Pihak Kedua telah menyerahkan Surat Jaminan kepada Pihak Pertama, akan ditagihkan kepada Pihak Kedua</w:t>
            </w:r>
            <w:commentRangeEnd w:id="104"/>
            <w:r w:rsidR="00001208" w:rsidRPr="00CF3C55">
              <w:rPr>
                <w:rStyle w:val="CommentReference"/>
                <w:rFonts w:cstheme="minorHAnsi"/>
                <w:sz w:val="20"/>
                <w:szCs w:val="20"/>
                <w:lang w:val="fi-FI"/>
              </w:rPr>
              <w:commentReference w:id="104"/>
            </w:r>
            <w:r w:rsidRPr="00CF3C55">
              <w:rPr>
                <w:rFonts w:cstheme="minorHAnsi"/>
                <w:sz w:val="20"/>
                <w:szCs w:val="20"/>
                <w:lang w:val="fi-FI"/>
              </w:rPr>
              <w:t>. Namun, apabila tidak ada indikasi medis bagi Pasien untuk menjalani Rawat Inap, maka biaya yang timbul dari Rawat Darurat yang dijalani oleh Pasien, sepanjang Pasien telah menyerahkan Kartu Pasien kepada Pihak Pertama, akan ditagihkan kepada Pihak Kedua.</w:t>
            </w:r>
          </w:p>
          <w:p w14:paraId="386C4740" w14:textId="77777777" w:rsidR="00043A54" w:rsidRPr="009D1DE3" w:rsidRDefault="00043A54" w:rsidP="00BC3EAA">
            <w:pPr>
              <w:jc w:val="both"/>
              <w:rPr>
                <w:rFonts w:asciiTheme="minorHAnsi" w:hAnsiTheme="minorHAnsi" w:cstheme="minorHAnsi"/>
                <w:sz w:val="20"/>
                <w:szCs w:val="20"/>
                <w:lang w:val="fi-FI"/>
              </w:rPr>
            </w:pPr>
          </w:p>
          <w:p w14:paraId="2CF63E0A" w14:textId="77777777" w:rsidR="00043A54" w:rsidRPr="009D1DE3" w:rsidRDefault="00043A54" w:rsidP="00BC3EAA">
            <w:pPr>
              <w:jc w:val="both"/>
              <w:rPr>
                <w:rFonts w:asciiTheme="minorHAnsi" w:hAnsiTheme="minorHAnsi" w:cstheme="minorHAnsi"/>
                <w:sz w:val="20"/>
                <w:szCs w:val="20"/>
                <w:lang w:val="fi-FI"/>
              </w:rPr>
            </w:pPr>
          </w:p>
          <w:p w14:paraId="7DB6CCA9" w14:textId="77777777" w:rsidR="00043A54" w:rsidRPr="009D1DE3" w:rsidRDefault="00043A54" w:rsidP="00BC3EAA">
            <w:pPr>
              <w:jc w:val="both"/>
              <w:rPr>
                <w:rFonts w:asciiTheme="minorHAnsi" w:hAnsiTheme="minorHAnsi" w:cstheme="minorHAnsi"/>
                <w:sz w:val="20"/>
                <w:szCs w:val="20"/>
                <w:lang w:val="fi-FI"/>
              </w:rPr>
            </w:pPr>
          </w:p>
          <w:p w14:paraId="68D67716" w14:textId="77777777" w:rsidR="00043A54" w:rsidRDefault="00043A54" w:rsidP="00BC3EAA">
            <w:pPr>
              <w:jc w:val="both"/>
              <w:rPr>
                <w:rFonts w:asciiTheme="minorHAnsi" w:hAnsiTheme="minorHAnsi" w:cstheme="minorHAnsi"/>
                <w:sz w:val="20"/>
                <w:szCs w:val="20"/>
                <w:lang w:val="fi-FI"/>
              </w:rPr>
            </w:pPr>
          </w:p>
          <w:p w14:paraId="7F108AC4" w14:textId="77777777" w:rsidR="00492EFC" w:rsidRDefault="00492EFC" w:rsidP="00BC3EAA">
            <w:pPr>
              <w:jc w:val="both"/>
              <w:rPr>
                <w:rFonts w:asciiTheme="minorHAnsi" w:hAnsiTheme="minorHAnsi" w:cstheme="minorHAnsi"/>
                <w:sz w:val="20"/>
                <w:szCs w:val="20"/>
                <w:lang w:val="fi-FI"/>
              </w:rPr>
            </w:pPr>
          </w:p>
          <w:p w14:paraId="59A509A5" w14:textId="77777777" w:rsidR="00492EFC" w:rsidRPr="009D1DE3" w:rsidRDefault="00492EFC" w:rsidP="00BC3EAA">
            <w:pPr>
              <w:jc w:val="both"/>
              <w:rPr>
                <w:rFonts w:asciiTheme="minorHAnsi" w:hAnsiTheme="minorHAnsi" w:cstheme="minorHAnsi"/>
                <w:sz w:val="20"/>
                <w:szCs w:val="20"/>
                <w:lang w:val="fi-FI"/>
              </w:rPr>
            </w:pPr>
          </w:p>
          <w:p w14:paraId="06A38566" w14:textId="77777777" w:rsidR="00043A54" w:rsidRPr="00CF3C55" w:rsidRDefault="00043A54" w:rsidP="00043A54">
            <w:pPr>
              <w:pStyle w:val="ListParagraph"/>
              <w:numPr>
                <w:ilvl w:val="0"/>
                <w:numId w:val="15"/>
              </w:numPr>
              <w:jc w:val="both"/>
              <w:rPr>
                <w:rFonts w:cstheme="minorHAnsi"/>
                <w:sz w:val="20"/>
                <w:szCs w:val="20"/>
                <w:lang w:val="en-US"/>
              </w:rPr>
            </w:pPr>
            <w:r w:rsidRPr="00CF3C55">
              <w:rPr>
                <w:rFonts w:cstheme="minorHAnsi"/>
                <w:sz w:val="20"/>
                <w:szCs w:val="20"/>
                <w:lang w:val="en-US"/>
              </w:rPr>
              <w:lastRenderedPageBreak/>
              <w:t>Prosedur Pelayanan MCU.</w:t>
            </w:r>
          </w:p>
          <w:p w14:paraId="4A415DF0" w14:textId="77777777" w:rsidR="00043A54" w:rsidRPr="00CF3C55" w:rsidRDefault="00043A54" w:rsidP="00043A54">
            <w:pPr>
              <w:numPr>
                <w:ilvl w:val="0"/>
                <w:numId w:val="40"/>
              </w:numPr>
              <w:ind w:left="360"/>
              <w:jc w:val="both"/>
              <w:rPr>
                <w:rFonts w:asciiTheme="minorHAnsi" w:hAnsiTheme="minorHAnsi" w:cstheme="minorHAnsi"/>
                <w:sz w:val="20"/>
                <w:szCs w:val="20"/>
                <w:lang w:val="fi-FI"/>
              </w:rPr>
            </w:pPr>
            <w:bookmarkStart w:id="105" w:name="_Hlk109291285"/>
            <w:r w:rsidRPr="00CF3C55">
              <w:rPr>
                <w:rFonts w:asciiTheme="minorHAnsi" w:hAnsiTheme="minorHAnsi" w:cstheme="minorHAnsi"/>
                <w:sz w:val="20"/>
                <w:szCs w:val="20"/>
                <w:lang w:val="fi-FI"/>
              </w:rPr>
              <w:t>D</w:t>
            </w:r>
            <w:r w:rsidRPr="00CF3C55">
              <w:rPr>
                <w:rFonts w:asciiTheme="minorHAnsi" w:hAnsiTheme="minorHAnsi" w:cstheme="minorHAnsi"/>
                <w:sz w:val="20"/>
                <w:szCs w:val="20"/>
              </w:rPr>
              <w:t xml:space="preserve">alam waktu selambatnya 2 (dua) hari kerja sebelum Pelayanan </w:t>
            </w:r>
            <w:r w:rsidRPr="00CF3C55">
              <w:rPr>
                <w:rFonts w:asciiTheme="minorHAnsi" w:hAnsiTheme="minorHAnsi" w:cstheme="minorHAnsi"/>
                <w:sz w:val="20"/>
                <w:szCs w:val="20"/>
                <w:lang w:val="fi-FI"/>
              </w:rPr>
              <w:t>MCU diberik</w:t>
            </w:r>
            <w:r w:rsidRPr="00CF3C55">
              <w:rPr>
                <w:rFonts w:asciiTheme="minorHAnsi" w:hAnsiTheme="minorHAnsi" w:cstheme="minorHAnsi"/>
                <w:sz w:val="20"/>
                <w:szCs w:val="20"/>
              </w:rPr>
              <w:t xml:space="preserve">an </w:t>
            </w:r>
            <w:r w:rsidRPr="00CF3C55">
              <w:rPr>
                <w:rFonts w:asciiTheme="minorHAnsi" w:hAnsiTheme="minorHAnsi" w:cstheme="minorHAnsi"/>
                <w:sz w:val="20"/>
                <w:szCs w:val="20"/>
                <w:lang w:val="fi-FI"/>
              </w:rPr>
              <w:t>kepada Pasien</w:t>
            </w:r>
            <w:r w:rsidRPr="00CF3C55">
              <w:rPr>
                <w:rFonts w:asciiTheme="minorHAnsi" w:hAnsiTheme="minorHAnsi" w:cstheme="minorHAnsi"/>
                <w:sz w:val="20"/>
                <w:szCs w:val="20"/>
              </w:rPr>
              <w:t xml:space="preserve"> </w:t>
            </w:r>
            <w:r w:rsidRPr="00CF3C55">
              <w:rPr>
                <w:rFonts w:asciiTheme="minorHAnsi" w:hAnsiTheme="minorHAnsi" w:cstheme="minorHAnsi"/>
                <w:sz w:val="20"/>
                <w:szCs w:val="20"/>
                <w:lang w:val="fi-FI"/>
              </w:rPr>
              <w:t xml:space="preserve">di Rumah Sakit, </w:t>
            </w:r>
            <w:r w:rsidRPr="00CF3C55">
              <w:rPr>
                <w:rFonts w:asciiTheme="minorHAnsi" w:hAnsiTheme="minorHAnsi" w:cstheme="minorHAnsi"/>
                <w:sz w:val="20"/>
                <w:szCs w:val="20"/>
              </w:rPr>
              <w:t>Pihak Kedua harus mengirimkan per</w:t>
            </w:r>
            <w:r w:rsidRPr="00CF3C55">
              <w:rPr>
                <w:rFonts w:asciiTheme="minorHAnsi" w:hAnsiTheme="minorHAnsi" w:cstheme="minorHAnsi"/>
                <w:sz w:val="20"/>
                <w:szCs w:val="20"/>
                <w:lang w:val="fi-FI"/>
              </w:rPr>
              <w:t>m</w:t>
            </w:r>
            <w:r w:rsidRPr="00CF3C55">
              <w:rPr>
                <w:rFonts w:asciiTheme="minorHAnsi" w:hAnsiTheme="minorHAnsi" w:cstheme="minorHAnsi"/>
                <w:sz w:val="20"/>
                <w:szCs w:val="20"/>
              </w:rPr>
              <w:t>i</w:t>
            </w:r>
            <w:r w:rsidRPr="00CF3C55">
              <w:rPr>
                <w:rFonts w:asciiTheme="minorHAnsi" w:hAnsiTheme="minorHAnsi" w:cstheme="minorHAnsi"/>
                <w:sz w:val="20"/>
                <w:szCs w:val="20"/>
                <w:lang w:val="fi-FI"/>
              </w:rPr>
              <w:t>n</w:t>
            </w:r>
            <w:r w:rsidRPr="00CF3C55">
              <w:rPr>
                <w:rFonts w:asciiTheme="minorHAnsi" w:hAnsiTheme="minorHAnsi" w:cstheme="minorHAnsi"/>
                <w:sz w:val="20"/>
                <w:szCs w:val="20"/>
              </w:rPr>
              <w:t xml:space="preserve">taan </w:t>
            </w:r>
            <w:r w:rsidRPr="00CF3C55">
              <w:rPr>
                <w:rFonts w:asciiTheme="minorHAnsi" w:hAnsiTheme="minorHAnsi" w:cstheme="minorHAnsi"/>
                <w:sz w:val="20"/>
                <w:szCs w:val="20"/>
                <w:lang w:val="fi-FI"/>
              </w:rPr>
              <w:t>jad</w:t>
            </w:r>
            <w:r w:rsidRPr="00CF3C55">
              <w:rPr>
                <w:rFonts w:asciiTheme="minorHAnsi" w:hAnsiTheme="minorHAnsi" w:cstheme="minorHAnsi"/>
                <w:sz w:val="20"/>
                <w:szCs w:val="20"/>
              </w:rPr>
              <w:t>w</w:t>
            </w:r>
            <w:r w:rsidRPr="00CF3C55">
              <w:rPr>
                <w:rFonts w:asciiTheme="minorHAnsi" w:hAnsiTheme="minorHAnsi" w:cstheme="minorHAnsi"/>
                <w:sz w:val="20"/>
                <w:szCs w:val="20"/>
                <w:lang w:val="fi-FI"/>
              </w:rPr>
              <w:t>al pemberian Pelayanan MCU</w:t>
            </w:r>
            <w:r w:rsidRPr="00CF3C55">
              <w:rPr>
                <w:rFonts w:asciiTheme="minorHAnsi" w:hAnsiTheme="minorHAnsi" w:cstheme="minorHAnsi"/>
                <w:sz w:val="20"/>
                <w:szCs w:val="20"/>
              </w:rPr>
              <w:t xml:space="preserve"> secara tertulis </w:t>
            </w:r>
            <w:r w:rsidRPr="00CF3C55">
              <w:rPr>
                <w:rFonts w:asciiTheme="minorHAnsi" w:hAnsiTheme="minorHAnsi" w:cstheme="minorHAnsi"/>
                <w:sz w:val="20"/>
                <w:szCs w:val="20"/>
                <w:lang w:val="fi-FI"/>
              </w:rPr>
              <w:t>(selanjutnya disebut “Permintaan Jad</w:t>
            </w:r>
            <w:r w:rsidRPr="00CF3C55">
              <w:rPr>
                <w:rFonts w:asciiTheme="minorHAnsi" w:hAnsiTheme="minorHAnsi" w:cstheme="minorHAnsi"/>
                <w:sz w:val="20"/>
                <w:szCs w:val="20"/>
              </w:rPr>
              <w:t>w</w:t>
            </w:r>
            <w:r w:rsidRPr="00CF3C55">
              <w:rPr>
                <w:rFonts w:asciiTheme="minorHAnsi" w:hAnsiTheme="minorHAnsi" w:cstheme="minorHAnsi"/>
                <w:sz w:val="20"/>
                <w:szCs w:val="20"/>
                <w:lang w:val="fi-FI"/>
              </w:rPr>
              <w:t xml:space="preserve">al”) </w:t>
            </w:r>
            <w:r w:rsidRPr="00CF3C55">
              <w:rPr>
                <w:rFonts w:asciiTheme="minorHAnsi" w:hAnsiTheme="minorHAnsi" w:cstheme="minorHAnsi"/>
                <w:sz w:val="20"/>
                <w:szCs w:val="20"/>
              </w:rPr>
              <w:t xml:space="preserve">kepada Pihak Pertama </w:t>
            </w:r>
            <w:r w:rsidRPr="00CF3C55">
              <w:rPr>
                <w:rFonts w:asciiTheme="minorHAnsi" w:hAnsiTheme="minorHAnsi" w:cstheme="minorHAnsi"/>
                <w:sz w:val="20"/>
                <w:szCs w:val="20"/>
                <w:lang w:val="fi-FI"/>
              </w:rPr>
              <w:t>y</w:t>
            </w:r>
            <w:r w:rsidRPr="00CF3C55">
              <w:rPr>
                <w:rFonts w:asciiTheme="minorHAnsi" w:hAnsiTheme="minorHAnsi" w:cstheme="minorHAnsi"/>
                <w:sz w:val="20"/>
                <w:szCs w:val="20"/>
              </w:rPr>
              <w:t xml:space="preserve">ang mencantumkan </w:t>
            </w:r>
            <w:r w:rsidRPr="00CF3C55">
              <w:rPr>
                <w:rFonts w:asciiTheme="minorHAnsi" w:hAnsiTheme="minorHAnsi" w:cstheme="minorHAnsi"/>
                <w:sz w:val="20"/>
                <w:szCs w:val="20"/>
                <w:lang w:val="fi-FI"/>
              </w:rPr>
              <w:t xml:space="preserve">sekurangnya </w:t>
            </w:r>
            <w:r w:rsidRPr="00CF3C55">
              <w:rPr>
                <w:rFonts w:asciiTheme="minorHAnsi" w:hAnsiTheme="minorHAnsi" w:cstheme="minorHAnsi"/>
                <w:sz w:val="20"/>
                <w:szCs w:val="20"/>
              </w:rPr>
              <w:t>nama Pasien, tanggal</w:t>
            </w:r>
            <w:r w:rsidRPr="00CF3C55">
              <w:rPr>
                <w:rFonts w:asciiTheme="minorHAnsi" w:hAnsiTheme="minorHAnsi" w:cstheme="minorHAnsi"/>
                <w:sz w:val="20"/>
                <w:szCs w:val="20"/>
                <w:lang w:val="fi-FI"/>
              </w:rPr>
              <w:t xml:space="preserve"> </w:t>
            </w:r>
            <w:r w:rsidRPr="00CF3C55">
              <w:rPr>
                <w:rFonts w:asciiTheme="minorHAnsi" w:hAnsiTheme="minorHAnsi" w:cstheme="minorHAnsi"/>
                <w:sz w:val="20"/>
                <w:szCs w:val="20"/>
              </w:rPr>
              <w:t xml:space="preserve">dan jam </w:t>
            </w:r>
            <w:r w:rsidRPr="00CF3C55">
              <w:rPr>
                <w:rFonts w:asciiTheme="minorHAnsi" w:hAnsiTheme="minorHAnsi" w:cstheme="minorHAnsi"/>
                <w:sz w:val="20"/>
                <w:szCs w:val="20"/>
                <w:lang w:val="fi-FI"/>
              </w:rPr>
              <w:t>pemberian Pelayanan MCU</w:t>
            </w:r>
            <w:r w:rsidRPr="00CF3C55">
              <w:rPr>
                <w:rFonts w:asciiTheme="minorHAnsi" w:hAnsiTheme="minorHAnsi" w:cstheme="minorHAnsi"/>
                <w:sz w:val="20"/>
                <w:szCs w:val="20"/>
              </w:rPr>
              <w:t xml:space="preserve"> </w:t>
            </w:r>
            <w:r w:rsidRPr="00CF3C55">
              <w:rPr>
                <w:rFonts w:asciiTheme="minorHAnsi" w:hAnsiTheme="minorHAnsi" w:cstheme="minorHAnsi"/>
                <w:sz w:val="20"/>
                <w:szCs w:val="20"/>
                <w:lang w:val="fi-FI"/>
              </w:rPr>
              <w:t>yang diusulkan (selanjutnya disebut “Jad</w:t>
            </w:r>
            <w:r w:rsidRPr="00CF3C55">
              <w:rPr>
                <w:rFonts w:asciiTheme="minorHAnsi" w:hAnsiTheme="minorHAnsi" w:cstheme="minorHAnsi"/>
                <w:sz w:val="20"/>
                <w:szCs w:val="20"/>
              </w:rPr>
              <w:t>w</w:t>
            </w:r>
            <w:r w:rsidRPr="00CF3C55">
              <w:rPr>
                <w:rFonts w:asciiTheme="minorHAnsi" w:hAnsiTheme="minorHAnsi" w:cstheme="minorHAnsi"/>
                <w:sz w:val="20"/>
                <w:szCs w:val="20"/>
                <w:lang w:val="fi-FI"/>
              </w:rPr>
              <w:t>al yang Diusulkan”) beserta dengan kelengkapan data isian (formulir) yang disediakan oleh Pihak Pertama sebelumnya</w:t>
            </w:r>
            <w:bookmarkEnd w:id="105"/>
            <w:r w:rsidRPr="00CF3C55">
              <w:rPr>
                <w:rFonts w:asciiTheme="minorHAnsi" w:hAnsiTheme="minorHAnsi" w:cstheme="minorHAnsi"/>
                <w:sz w:val="20"/>
                <w:szCs w:val="20"/>
              </w:rPr>
              <w:t>.</w:t>
            </w:r>
          </w:p>
          <w:p w14:paraId="48BDAFC1" w14:textId="77777777" w:rsidR="00043A54" w:rsidRPr="00CF3C55" w:rsidRDefault="00043A54" w:rsidP="00043A54">
            <w:pPr>
              <w:numPr>
                <w:ilvl w:val="0"/>
                <w:numId w:val="40"/>
              </w:numPr>
              <w:ind w:left="360"/>
              <w:jc w:val="both"/>
              <w:rPr>
                <w:rFonts w:asciiTheme="minorHAnsi" w:hAnsiTheme="minorHAnsi" w:cstheme="minorHAnsi"/>
                <w:sz w:val="20"/>
                <w:szCs w:val="20"/>
                <w:lang w:val="fi-FI"/>
              </w:rPr>
            </w:pPr>
            <w:r w:rsidRPr="009D1DE3">
              <w:rPr>
                <w:rFonts w:asciiTheme="minorHAnsi" w:hAnsiTheme="minorHAnsi" w:cstheme="minorHAnsi"/>
                <w:sz w:val="20"/>
                <w:szCs w:val="20"/>
                <w:lang w:val="fi-FI"/>
              </w:rPr>
              <w:t xml:space="preserve">Pihak Pertama akan memberikan konfirmasi tertulis kepada Pihak Kedua </w:t>
            </w:r>
            <w:r w:rsidRPr="00CF3C55">
              <w:rPr>
                <w:rFonts w:asciiTheme="minorHAnsi" w:hAnsiTheme="minorHAnsi" w:cstheme="minorHAnsi"/>
                <w:sz w:val="20"/>
                <w:szCs w:val="20"/>
                <w:lang w:val="fi-FI"/>
              </w:rPr>
              <w:t>atas Permintaan Jad</w:t>
            </w:r>
            <w:r w:rsidRPr="009D1DE3">
              <w:rPr>
                <w:rFonts w:asciiTheme="minorHAnsi" w:hAnsiTheme="minorHAnsi" w:cstheme="minorHAnsi"/>
                <w:sz w:val="20"/>
                <w:szCs w:val="20"/>
                <w:lang w:val="fi-FI"/>
              </w:rPr>
              <w:t>w</w:t>
            </w:r>
            <w:r w:rsidRPr="00CF3C55">
              <w:rPr>
                <w:rFonts w:asciiTheme="minorHAnsi" w:hAnsiTheme="minorHAnsi" w:cstheme="minorHAnsi"/>
                <w:sz w:val="20"/>
                <w:szCs w:val="20"/>
                <w:lang w:val="fi-FI"/>
              </w:rPr>
              <w:t>al</w:t>
            </w:r>
            <w:r w:rsidRPr="009D1DE3">
              <w:rPr>
                <w:rFonts w:asciiTheme="minorHAnsi" w:hAnsiTheme="minorHAnsi" w:cstheme="minorHAnsi"/>
                <w:sz w:val="20"/>
                <w:szCs w:val="20"/>
                <w:lang w:val="fi-FI"/>
              </w:rPr>
              <w:t xml:space="preserve"> </w:t>
            </w:r>
            <w:r w:rsidRPr="00CF3C55">
              <w:rPr>
                <w:rFonts w:asciiTheme="minorHAnsi" w:hAnsiTheme="minorHAnsi" w:cstheme="minorHAnsi"/>
                <w:sz w:val="20"/>
                <w:szCs w:val="20"/>
                <w:lang w:val="fi-FI"/>
              </w:rPr>
              <w:t xml:space="preserve">khususnya </w:t>
            </w:r>
            <w:r w:rsidRPr="009D1DE3">
              <w:rPr>
                <w:rFonts w:asciiTheme="minorHAnsi" w:hAnsiTheme="minorHAnsi" w:cstheme="minorHAnsi"/>
                <w:sz w:val="20"/>
                <w:szCs w:val="20"/>
                <w:lang w:val="fi-FI"/>
              </w:rPr>
              <w:t xml:space="preserve">mengenai </w:t>
            </w:r>
            <w:r w:rsidRPr="00CF3C55">
              <w:rPr>
                <w:rFonts w:asciiTheme="minorHAnsi" w:hAnsiTheme="minorHAnsi" w:cstheme="minorHAnsi"/>
                <w:sz w:val="20"/>
                <w:szCs w:val="20"/>
                <w:lang w:val="fi-FI"/>
              </w:rPr>
              <w:t>Jad</w:t>
            </w:r>
            <w:r w:rsidRPr="009D1DE3">
              <w:rPr>
                <w:rFonts w:asciiTheme="minorHAnsi" w:hAnsiTheme="minorHAnsi" w:cstheme="minorHAnsi"/>
                <w:sz w:val="20"/>
                <w:szCs w:val="20"/>
                <w:lang w:val="fi-FI"/>
              </w:rPr>
              <w:t>w</w:t>
            </w:r>
            <w:r w:rsidRPr="00CF3C55">
              <w:rPr>
                <w:rFonts w:asciiTheme="minorHAnsi" w:hAnsiTheme="minorHAnsi" w:cstheme="minorHAnsi"/>
                <w:sz w:val="20"/>
                <w:szCs w:val="20"/>
                <w:lang w:val="fi-FI"/>
              </w:rPr>
              <w:t>al yang Diusulkan (selanjutnya disebut “Konfirmasi Jad</w:t>
            </w:r>
            <w:r w:rsidRPr="009D1DE3">
              <w:rPr>
                <w:rFonts w:asciiTheme="minorHAnsi" w:hAnsiTheme="minorHAnsi" w:cstheme="minorHAnsi"/>
                <w:sz w:val="20"/>
                <w:szCs w:val="20"/>
                <w:lang w:val="fi-FI"/>
              </w:rPr>
              <w:t>w</w:t>
            </w:r>
            <w:r w:rsidRPr="00CF3C55">
              <w:rPr>
                <w:rFonts w:asciiTheme="minorHAnsi" w:hAnsiTheme="minorHAnsi" w:cstheme="minorHAnsi"/>
                <w:sz w:val="20"/>
                <w:szCs w:val="20"/>
                <w:lang w:val="fi-FI"/>
              </w:rPr>
              <w:t>al”)</w:t>
            </w:r>
            <w:r w:rsidRPr="009D1DE3">
              <w:rPr>
                <w:rFonts w:asciiTheme="minorHAnsi" w:hAnsiTheme="minorHAnsi" w:cstheme="minorHAnsi"/>
                <w:sz w:val="20"/>
                <w:szCs w:val="20"/>
                <w:lang w:val="fi-FI"/>
              </w:rPr>
              <w:t>.</w:t>
            </w:r>
          </w:p>
          <w:p w14:paraId="300C6AB6" w14:textId="77777777" w:rsidR="00043A54" w:rsidRPr="00CF3C55" w:rsidRDefault="00043A54" w:rsidP="00043A54">
            <w:pPr>
              <w:numPr>
                <w:ilvl w:val="0"/>
                <w:numId w:val="40"/>
              </w:numPr>
              <w:ind w:left="360"/>
              <w:jc w:val="both"/>
              <w:rPr>
                <w:rFonts w:asciiTheme="minorHAnsi" w:hAnsiTheme="minorHAnsi" w:cstheme="minorHAnsi"/>
                <w:sz w:val="20"/>
                <w:szCs w:val="20"/>
                <w:lang w:val="fi-FI"/>
              </w:rPr>
            </w:pPr>
            <w:r w:rsidRPr="009D1DE3">
              <w:rPr>
                <w:rFonts w:asciiTheme="minorHAnsi" w:hAnsiTheme="minorHAnsi" w:cstheme="minorHAnsi"/>
                <w:sz w:val="20"/>
                <w:szCs w:val="20"/>
                <w:lang w:val="fi-FI"/>
              </w:rPr>
              <w:t xml:space="preserve">Apabila </w:t>
            </w:r>
            <w:r w:rsidRPr="00CF3C55">
              <w:rPr>
                <w:rFonts w:asciiTheme="minorHAnsi" w:hAnsiTheme="minorHAnsi" w:cstheme="minorHAnsi"/>
                <w:sz w:val="20"/>
                <w:szCs w:val="20"/>
                <w:lang w:val="fi-FI"/>
              </w:rPr>
              <w:t>Jad</w:t>
            </w:r>
            <w:r w:rsidRPr="009D1DE3">
              <w:rPr>
                <w:rFonts w:asciiTheme="minorHAnsi" w:hAnsiTheme="minorHAnsi" w:cstheme="minorHAnsi"/>
                <w:sz w:val="20"/>
                <w:szCs w:val="20"/>
                <w:lang w:val="fi-FI"/>
              </w:rPr>
              <w:t>w</w:t>
            </w:r>
            <w:r w:rsidRPr="00CF3C55">
              <w:rPr>
                <w:rFonts w:asciiTheme="minorHAnsi" w:hAnsiTheme="minorHAnsi" w:cstheme="minorHAnsi"/>
                <w:sz w:val="20"/>
                <w:szCs w:val="20"/>
                <w:lang w:val="fi-FI"/>
              </w:rPr>
              <w:t xml:space="preserve">al yang Diusulkan disetujui oleh </w:t>
            </w:r>
            <w:r w:rsidRPr="009D1DE3">
              <w:rPr>
                <w:rFonts w:asciiTheme="minorHAnsi" w:hAnsiTheme="minorHAnsi" w:cstheme="minorHAnsi"/>
                <w:sz w:val="20"/>
                <w:szCs w:val="20"/>
                <w:lang w:val="fi-FI"/>
              </w:rPr>
              <w:t>Pihak Pertama</w:t>
            </w:r>
            <w:r w:rsidRPr="00CF3C55">
              <w:rPr>
                <w:rFonts w:asciiTheme="minorHAnsi" w:hAnsiTheme="minorHAnsi" w:cstheme="minorHAnsi"/>
                <w:sz w:val="20"/>
                <w:szCs w:val="20"/>
                <w:lang w:val="fi-FI"/>
              </w:rPr>
              <w:t xml:space="preserve"> (selanjutnya disebut “Jad</w:t>
            </w:r>
            <w:r w:rsidRPr="009D1DE3">
              <w:rPr>
                <w:rFonts w:asciiTheme="minorHAnsi" w:hAnsiTheme="minorHAnsi" w:cstheme="minorHAnsi"/>
                <w:sz w:val="20"/>
                <w:szCs w:val="20"/>
                <w:lang w:val="fi-FI"/>
              </w:rPr>
              <w:t>w</w:t>
            </w:r>
            <w:r w:rsidRPr="00CF3C55">
              <w:rPr>
                <w:rFonts w:asciiTheme="minorHAnsi" w:hAnsiTheme="minorHAnsi" w:cstheme="minorHAnsi"/>
                <w:sz w:val="20"/>
                <w:szCs w:val="20"/>
                <w:lang w:val="fi-FI"/>
              </w:rPr>
              <w:t>al Tetap”),</w:t>
            </w:r>
            <w:r w:rsidRPr="009D1DE3">
              <w:rPr>
                <w:rFonts w:asciiTheme="minorHAnsi" w:hAnsiTheme="minorHAnsi" w:cstheme="minorHAnsi"/>
                <w:sz w:val="20"/>
                <w:szCs w:val="20"/>
                <w:lang w:val="fi-FI"/>
              </w:rPr>
              <w:t xml:space="preserve"> </w:t>
            </w:r>
            <w:r w:rsidRPr="00CF3C55">
              <w:rPr>
                <w:rFonts w:asciiTheme="minorHAnsi" w:hAnsiTheme="minorHAnsi" w:cstheme="minorHAnsi"/>
                <w:sz w:val="20"/>
                <w:szCs w:val="20"/>
                <w:lang w:val="fi-FI"/>
              </w:rPr>
              <w:t>maka, dalam Konfirmasi Jad</w:t>
            </w:r>
            <w:r w:rsidRPr="009D1DE3">
              <w:rPr>
                <w:rFonts w:asciiTheme="minorHAnsi" w:hAnsiTheme="minorHAnsi" w:cstheme="minorHAnsi"/>
                <w:sz w:val="20"/>
                <w:szCs w:val="20"/>
                <w:lang w:val="fi-FI"/>
              </w:rPr>
              <w:t>w</w:t>
            </w:r>
            <w:r w:rsidRPr="00CF3C55">
              <w:rPr>
                <w:rFonts w:asciiTheme="minorHAnsi" w:hAnsiTheme="minorHAnsi" w:cstheme="minorHAnsi"/>
                <w:sz w:val="20"/>
                <w:szCs w:val="20"/>
                <w:lang w:val="fi-FI"/>
              </w:rPr>
              <w:t xml:space="preserve">al, Pihak </w:t>
            </w:r>
            <w:r w:rsidRPr="009D1DE3">
              <w:rPr>
                <w:rFonts w:asciiTheme="minorHAnsi" w:hAnsiTheme="minorHAnsi" w:cstheme="minorHAnsi"/>
                <w:sz w:val="20"/>
                <w:szCs w:val="20"/>
                <w:lang w:val="fi-FI"/>
              </w:rPr>
              <w:t>Pertama</w:t>
            </w:r>
            <w:r w:rsidRPr="00CF3C55">
              <w:rPr>
                <w:rFonts w:asciiTheme="minorHAnsi" w:hAnsiTheme="minorHAnsi" w:cstheme="minorHAnsi"/>
                <w:sz w:val="20"/>
                <w:szCs w:val="20"/>
                <w:lang w:val="fi-FI"/>
              </w:rPr>
              <w:t xml:space="preserve"> akan menetapkan per</w:t>
            </w:r>
            <w:r w:rsidRPr="009D1DE3">
              <w:rPr>
                <w:rFonts w:asciiTheme="minorHAnsi" w:hAnsiTheme="minorHAnsi" w:cstheme="minorHAnsi"/>
                <w:sz w:val="20"/>
                <w:szCs w:val="20"/>
                <w:lang w:val="fi-FI"/>
              </w:rPr>
              <w:t>syarat</w:t>
            </w:r>
            <w:r w:rsidRPr="00CF3C55">
              <w:rPr>
                <w:rFonts w:asciiTheme="minorHAnsi" w:hAnsiTheme="minorHAnsi" w:cstheme="minorHAnsi"/>
                <w:sz w:val="20"/>
                <w:szCs w:val="20"/>
                <w:lang w:val="fi-FI"/>
              </w:rPr>
              <w:t>an</w:t>
            </w:r>
            <w:r w:rsidRPr="009D1DE3">
              <w:rPr>
                <w:rFonts w:asciiTheme="minorHAnsi" w:hAnsiTheme="minorHAnsi" w:cstheme="minorHAnsi"/>
                <w:sz w:val="20"/>
                <w:szCs w:val="20"/>
                <w:lang w:val="fi-FI"/>
              </w:rPr>
              <w:t xml:space="preserve"> yang harus di</w:t>
            </w:r>
            <w:r w:rsidRPr="00CF3C55">
              <w:rPr>
                <w:rFonts w:asciiTheme="minorHAnsi" w:hAnsiTheme="minorHAnsi" w:cstheme="minorHAnsi"/>
                <w:sz w:val="20"/>
                <w:szCs w:val="20"/>
                <w:lang w:val="fi-FI"/>
              </w:rPr>
              <w:t>penuhi</w:t>
            </w:r>
            <w:r w:rsidRPr="009D1DE3">
              <w:rPr>
                <w:rFonts w:asciiTheme="minorHAnsi" w:hAnsiTheme="minorHAnsi" w:cstheme="minorHAnsi"/>
                <w:sz w:val="20"/>
                <w:szCs w:val="20"/>
                <w:lang w:val="fi-FI"/>
              </w:rPr>
              <w:t xml:space="preserve"> oleh Pasien sebelum me</w:t>
            </w:r>
            <w:r w:rsidRPr="00CF3C55">
              <w:rPr>
                <w:rFonts w:asciiTheme="minorHAnsi" w:hAnsiTheme="minorHAnsi" w:cstheme="minorHAnsi"/>
                <w:sz w:val="20"/>
                <w:szCs w:val="20"/>
                <w:lang w:val="fi-FI"/>
              </w:rPr>
              <w:t>nerima</w:t>
            </w:r>
            <w:r w:rsidRPr="009D1DE3">
              <w:rPr>
                <w:rFonts w:asciiTheme="minorHAnsi" w:hAnsiTheme="minorHAnsi" w:cstheme="minorHAnsi"/>
                <w:sz w:val="20"/>
                <w:szCs w:val="20"/>
                <w:lang w:val="fi-FI"/>
              </w:rPr>
              <w:t xml:space="preserve"> Pelayanan </w:t>
            </w:r>
            <w:r w:rsidRPr="00CF3C55">
              <w:rPr>
                <w:rFonts w:asciiTheme="minorHAnsi" w:hAnsiTheme="minorHAnsi" w:cstheme="minorHAnsi"/>
                <w:sz w:val="20"/>
                <w:szCs w:val="20"/>
                <w:lang w:val="fi-FI"/>
              </w:rPr>
              <w:t>MCU di Rumah Sakit. Namun, apabila</w:t>
            </w:r>
            <w:r w:rsidRPr="009D1DE3">
              <w:rPr>
                <w:rFonts w:asciiTheme="minorHAnsi" w:hAnsiTheme="minorHAnsi" w:cstheme="minorHAnsi"/>
                <w:sz w:val="20"/>
                <w:szCs w:val="20"/>
                <w:lang w:val="fi-FI"/>
              </w:rPr>
              <w:t xml:space="preserve"> </w:t>
            </w:r>
            <w:r w:rsidRPr="00CF3C55">
              <w:rPr>
                <w:rFonts w:asciiTheme="minorHAnsi" w:hAnsiTheme="minorHAnsi" w:cstheme="minorHAnsi"/>
                <w:sz w:val="20"/>
                <w:szCs w:val="20"/>
                <w:lang w:val="fi-FI"/>
              </w:rPr>
              <w:t>Jad</w:t>
            </w:r>
            <w:r w:rsidRPr="009D1DE3">
              <w:rPr>
                <w:rFonts w:asciiTheme="minorHAnsi" w:hAnsiTheme="minorHAnsi" w:cstheme="minorHAnsi"/>
                <w:sz w:val="20"/>
                <w:szCs w:val="20"/>
                <w:lang w:val="fi-FI"/>
              </w:rPr>
              <w:t>w</w:t>
            </w:r>
            <w:r w:rsidRPr="00CF3C55">
              <w:rPr>
                <w:rFonts w:asciiTheme="minorHAnsi" w:hAnsiTheme="minorHAnsi" w:cstheme="minorHAnsi"/>
                <w:sz w:val="20"/>
                <w:szCs w:val="20"/>
                <w:lang w:val="fi-FI"/>
              </w:rPr>
              <w:t xml:space="preserve">al yang Diusulkan ditolak oleh </w:t>
            </w:r>
            <w:r w:rsidRPr="009D1DE3">
              <w:rPr>
                <w:rFonts w:asciiTheme="minorHAnsi" w:hAnsiTheme="minorHAnsi" w:cstheme="minorHAnsi"/>
                <w:sz w:val="20"/>
                <w:szCs w:val="20"/>
                <w:lang w:val="fi-FI"/>
              </w:rPr>
              <w:t>Pihak Pertama</w:t>
            </w:r>
            <w:r w:rsidRPr="00CF3C55">
              <w:rPr>
                <w:rFonts w:asciiTheme="minorHAnsi" w:hAnsiTheme="minorHAnsi" w:cstheme="minorHAnsi"/>
                <w:sz w:val="20"/>
                <w:szCs w:val="20"/>
                <w:lang w:val="fi-FI"/>
              </w:rPr>
              <w:t>,</w:t>
            </w:r>
            <w:r w:rsidRPr="009D1DE3">
              <w:rPr>
                <w:rFonts w:asciiTheme="minorHAnsi" w:hAnsiTheme="minorHAnsi" w:cstheme="minorHAnsi"/>
                <w:sz w:val="20"/>
                <w:szCs w:val="20"/>
                <w:lang w:val="fi-FI"/>
              </w:rPr>
              <w:t xml:space="preserve"> maka Para Pihak akan menet</w:t>
            </w:r>
            <w:r w:rsidRPr="00CF3C55">
              <w:rPr>
                <w:rFonts w:asciiTheme="minorHAnsi" w:hAnsiTheme="minorHAnsi" w:cstheme="minorHAnsi"/>
                <w:sz w:val="20"/>
                <w:szCs w:val="20"/>
                <w:lang w:val="fi-FI"/>
              </w:rPr>
              <w:t>ap</w:t>
            </w:r>
            <w:r w:rsidRPr="009D1DE3">
              <w:rPr>
                <w:rFonts w:asciiTheme="minorHAnsi" w:hAnsiTheme="minorHAnsi" w:cstheme="minorHAnsi"/>
                <w:sz w:val="20"/>
                <w:szCs w:val="20"/>
                <w:lang w:val="fi-FI"/>
              </w:rPr>
              <w:t>kan tanggal</w:t>
            </w:r>
            <w:r w:rsidRPr="00CF3C55">
              <w:rPr>
                <w:rFonts w:asciiTheme="minorHAnsi" w:hAnsiTheme="minorHAnsi" w:cstheme="minorHAnsi"/>
                <w:sz w:val="20"/>
                <w:szCs w:val="20"/>
                <w:lang w:val="fi-FI"/>
              </w:rPr>
              <w:t xml:space="preserve"> </w:t>
            </w:r>
            <w:r w:rsidRPr="009D1DE3">
              <w:rPr>
                <w:rFonts w:asciiTheme="minorHAnsi" w:hAnsiTheme="minorHAnsi" w:cstheme="minorHAnsi"/>
                <w:sz w:val="20"/>
                <w:szCs w:val="20"/>
                <w:lang w:val="fi-FI"/>
              </w:rPr>
              <w:t xml:space="preserve">dan jam lain </w:t>
            </w:r>
            <w:r w:rsidRPr="00CF3C55">
              <w:rPr>
                <w:rFonts w:asciiTheme="minorHAnsi" w:hAnsiTheme="minorHAnsi" w:cstheme="minorHAnsi"/>
                <w:sz w:val="20"/>
                <w:szCs w:val="20"/>
                <w:lang w:val="fi-FI"/>
              </w:rPr>
              <w:t>pemberian Pelayanan MCU</w:t>
            </w:r>
            <w:r w:rsidRPr="009D1DE3">
              <w:rPr>
                <w:rFonts w:asciiTheme="minorHAnsi" w:hAnsiTheme="minorHAnsi" w:cstheme="minorHAnsi"/>
                <w:sz w:val="20"/>
                <w:szCs w:val="20"/>
                <w:lang w:val="fi-FI"/>
              </w:rPr>
              <w:t xml:space="preserve"> </w:t>
            </w:r>
            <w:r w:rsidRPr="00CF3C55">
              <w:rPr>
                <w:rFonts w:asciiTheme="minorHAnsi" w:hAnsiTheme="minorHAnsi" w:cstheme="minorHAnsi"/>
                <w:sz w:val="20"/>
                <w:szCs w:val="20"/>
                <w:lang w:val="fi-FI"/>
              </w:rPr>
              <w:t>(selanjutnya disebut “Jad</w:t>
            </w:r>
            <w:r w:rsidRPr="009D1DE3">
              <w:rPr>
                <w:rFonts w:asciiTheme="minorHAnsi" w:hAnsiTheme="minorHAnsi" w:cstheme="minorHAnsi"/>
                <w:sz w:val="20"/>
                <w:szCs w:val="20"/>
                <w:lang w:val="fi-FI"/>
              </w:rPr>
              <w:t>w</w:t>
            </w:r>
            <w:r w:rsidRPr="00CF3C55">
              <w:rPr>
                <w:rFonts w:asciiTheme="minorHAnsi" w:hAnsiTheme="minorHAnsi" w:cstheme="minorHAnsi"/>
                <w:sz w:val="20"/>
                <w:szCs w:val="20"/>
                <w:lang w:val="fi-FI"/>
              </w:rPr>
              <w:t>al Revisi”) d</w:t>
            </w:r>
            <w:r w:rsidRPr="009D1DE3">
              <w:rPr>
                <w:rFonts w:asciiTheme="minorHAnsi" w:hAnsiTheme="minorHAnsi" w:cstheme="minorHAnsi"/>
                <w:sz w:val="20"/>
                <w:szCs w:val="20"/>
                <w:lang w:val="fi-FI"/>
              </w:rPr>
              <w:t xml:space="preserve">alam waktu selambatnya 2 (dua) hari kerja setelah </w:t>
            </w:r>
            <w:r w:rsidRPr="00CF3C55">
              <w:rPr>
                <w:rFonts w:asciiTheme="minorHAnsi" w:hAnsiTheme="minorHAnsi" w:cstheme="minorHAnsi"/>
                <w:sz w:val="20"/>
                <w:szCs w:val="20"/>
                <w:lang w:val="fi-FI"/>
              </w:rPr>
              <w:t>tanggal Pihak Kedua menerima Konfirmasi Jad</w:t>
            </w:r>
            <w:r w:rsidRPr="009D1DE3">
              <w:rPr>
                <w:rFonts w:asciiTheme="minorHAnsi" w:hAnsiTheme="minorHAnsi" w:cstheme="minorHAnsi"/>
                <w:sz w:val="20"/>
                <w:szCs w:val="20"/>
                <w:lang w:val="fi-FI"/>
              </w:rPr>
              <w:t>w</w:t>
            </w:r>
            <w:r w:rsidRPr="00CF3C55">
              <w:rPr>
                <w:rFonts w:asciiTheme="minorHAnsi" w:hAnsiTheme="minorHAnsi" w:cstheme="minorHAnsi"/>
                <w:sz w:val="20"/>
                <w:szCs w:val="20"/>
                <w:lang w:val="fi-FI"/>
              </w:rPr>
              <w:t>al</w:t>
            </w:r>
            <w:r w:rsidRPr="009D1DE3">
              <w:rPr>
                <w:rFonts w:asciiTheme="minorHAnsi" w:hAnsiTheme="minorHAnsi" w:cstheme="minorHAnsi"/>
                <w:sz w:val="20"/>
                <w:szCs w:val="20"/>
                <w:lang w:val="fi-FI"/>
              </w:rPr>
              <w:t>.</w:t>
            </w:r>
          </w:p>
          <w:p w14:paraId="67669BA9" w14:textId="77777777" w:rsidR="00043A54" w:rsidRPr="00CF3C55" w:rsidRDefault="00043A54" w:rsidP="00043A54">
            <w:pPr>
              <w:numPr>
                <w:ilvl w:val="0"/>
                <w:numId w:val="40"/>
              </w:numPr>
              <w:ind w:left="360"/>
              <w:jc w:val="both"/>
              <w:rPr>
                <w:rFonts w:asciiTheme="minorHAnsi" w:hAnsiTheme="minorHAnsi" w:cstheme="minorHAnsi"/>
                <w:sz w:val="20"/>
                <w:szCs w:val="20"/>
                <w:lang w:val="fi-FI"/>
              </w:rPr>
            </w:pPr>
            <w:r w:rsidRPr="00CF3C55">
              <w:rPr>
                <w:rFonts w:asciiTheme="minorHAnsi" w:hAnsiTheme="minorHAnsi" w:cstheme="minorHAnsi"/>
                <w:sz w:val="20"/>
                <w:szCs w:val="20"/>
                <w:lang w:val="fi-FI"/>
              </w:rPr>
              <w:t>Setelah Jad</w:t>
            </w:r>
            <w:r w:rsidRPr="009D1DE3">
              <w:rPr>
                <w:rFonts w:asciiTheme="minorHAnsi" w:hAnsiTheme="minorHAnsi" w:cstheme="minorHAnsi"/>
                <w:sz w:val="20"/>
                <w:szCs w:val="20"/>
                <w:lang w:val="fi-FI"/>
              </w:rPr>
              <w:t>w</w:t>
            </w:r>
            <w:r w:rsidRPr="00CF3C55">
              <w:rPr>
                <w:rFonts w:asciiTheme="minorHAnsi" w:hAnsiTheme="minorHAnsi" w:cstheme="minorHAnsi"/>
                <w:sz w:val="20"/>
                <w:szCs w:val="20"/>
                <w:lang w:val="fi-FI"/>
              </w:rPr>
              <w:t xml:space="preserve">al Revisi ditetapkan oleh Para Pihak, Pihak </w:t>
            </w:r>
            <w:r w:rsidRPr="009D1DE3">
              <w:rPr>
                <w:rFonts w:asciiTheme="minorHAnsi" w:hAnsiTheme="minorHAnsi" w:cstheme="minorHAnsi"/>
                <w:sz w:val="20"/>
                <w:szCs w:val="20"/>
                <w:lang w:val="fi-FI"/>
              </w:rPr>
              <w:t>Pertama</w:t>
            </w:r>
            <w:r w:rsidRPr="00CF3C55">
              <w:rPr>
                <w:rFonts w:asciiTheme="minorHAnsi" w:hAnsiTheme="minorHAnsi" w:cstheme="minorHAnsi"/>
                <w:sz w:val="20"/>
                <w:szCs w:val="20"/>
                <w:lang w:val="fi-FI"/>
              </w:rPr>
              <w:t xml:space="preserve"> akan menetapkan per</w:t>
            </w:r>
            <w:r w:rsidRPr="009D1DE3">
              <w:rPr>
                <w:rFonts w:asciiTheme="minorHAnsi" w:hAnsiTheme="minorHAnsi" w:cstheme="minorHAnsi"/>
                <w:sz w:val="20"/>
                <w:szCs w:val="20"/>
                <w:lang w:val="fi-FI"/>
              </w:rPr>
              <w:t>syarat</w:t>
            </w:r>
            <w:r w:rsidRPr="00CF3C55">
              <w:rPr>
                <w:rFonts w:asciiTheme="minorHAnsi" w:hAnsiTheme="minorHAnsi" w:cstheme="minorHAnsi"/>
                <w:sz w:val="20"/>
                <w:szCs w:val="20"/>
                <w:lang w:val="fi-FI"/>
              </w:rPr>
              <w:t>an</w:t>
            </w:r>
            <w:r w:rsidRPr="009D1DE3">
              <w:rPr>
                <w:rFonts w:asciiTheme="minorHAnsi" w:hAnsiTheme="minorHAnsi" w:cstheme="minorHAnsi"/>
                <w:sz w:val="20"/>
                <w:szCs w:val="20"/>
                <w:lang w:val="fi-FI"/>
              </w:rPr>
              <w:t xml:space="preserve"> yang harus di</w:t>
            </w:r>
            <w:r w:rsidRPr="00CF3C55">
              <w:rPr>
                <w:rFonts w:asciiTheme="minorHAnsi" w:hAnsiTheme="minorHAnsi" w:cstheme="minorHAnsi"/>
                <w:sz w:val="20"/>
                <w:szCs w:val="20"/>
                <w:lang w:val="fi-FI"/>
              </w:rPr>
              <w:t>penuhi</w:t>
            </w:r>
            <w:r w:rsidRPr="009D1DE3">
              <w:rPr>
                <w:rFonts w:asciiTheme="minorHAnsi" w:hAnsiTheme="minorHAnsi" w:cstheme="minorHAnsi"/>
                <w:sz w:val="20"/>
                <w:szCs w:val="20"/>
                <w:lang w:val="fi-FI"/>
              </w:rPr>
              <w:t xml:space="preserve"> oleh Pasien sebelum me</w:t>
            </w:r>
            <w:r w:rsidRPr="00CF3C55">
              <w:rPr>
                <w:rFonts w:asciiTheme="minorHAnsi" w:hAnsiTheme="minorHAnsi" w:cstheme="minorHAnsi"/>
                <w:sz w:val="20"/>
                <w:szCs w:val="20"/>
                <w:lang w:val="fi-FI"/>
              </w:rPr>
              <w:t>nerima</w:t>
            </w:r>
            <w:r w:rsidRPr="009D1DE3">
              <w:rPr>
                <w:rFonts w:asciiTheme="minorHAnsi" w:hAnsiTheme="minorHAnsi" w:cstheme="minorHAnsi"/>
                <w:sz w:val="20"/>
                <w:szCs w:val="20"/>
                <w:lang w:val="fi-FI"/>
              </w:rPr>
              <w:t xml:space="preserve"> Pelayanan </w:t>
            </w:r>
            <w:r w:rsidRPr="00CF3C55">
              <w:rPr>
                <w:rFonts w:asciiTheme="minorHAnsi" w:hAnsiTheme="minorHAnsi" w:cstheme="minorHAnsi"/>
                <w:sz w:val="20"/>
                <w:szCs w:val="20"/>
                <w:lang w:val="fi-FI"/>
              </w:rPr>
              <w:t xml:space="preserve">MCU di Rumah Sakit termasuk namun tidak terbatas pada </w:t>
            </w:r>
            <w:r w:rsidRPr="00CF3C55">
              <w:rPr>
                <w:rFonts w:asciiTheme="minorHAnsi" w:hAnsiTheme="minorHAnsi" w:cstheme="minorHAnsi"/>
                <w:i/>
                <w:iCs/>
                <w:sz w:val="20"/>
                <w:szCs w:val="20"/>
                <w:lang w:val="fi-FI"/>
              </w:rPr>
              <w:t>screening</w:t>
            </w:r>
            <w:r w:rsidRPr="00CF3C55">
              <w:rPr>
                <w:rFonts w:asciiTheme="minorHAnsi" w:hAnsiTheme="minorHAnsi" w:cstheme="minorHAnsi"/>
                <w:sz w:val="20"/>
                <w:szCs w:val="20"/>
                <w:lang w:val="fi-FI"/>
              </w:rPr>
              <w:t xml:space="preserve"> kondisi kesehatan Pasien, </w:t>
            </w:r>
            <w:r w:rsidRPr="00CF3C55">
              <w:rPr>
                <w:rFonts w:asciiTheme="minorHAnsi" w:hAnsiTheme="minorHAnsi" w:cstheme="minorHAnsi"/>
                <w:i/>
                <w:iCs/>
                <w:sz w:val="20"/>
                <w:szCs w:val="20"/>
                <w:lang w:val="fi-FI"/>
              </w:rPr>
              <w:t xml:space="preserve">Covid Testing, </w:t>
            </w:r>
            <w:r w:rsidRPr="00CF3C55">
              <w:rPr>
                <w:rFonts w:asciiTheme="minorHAnsi" w:hAnsiTheme="minorHAnsi" w:cstheme="minorHAnsi"/>
                <w:sz w:val="20"/>
                <w:szCs w:val="20"/>
                <w:lang w:val="fi-FI"/>
              </w:rPr>
              <w:t>puasa dan/atau ketentuan lainnya yang berlaku di Rumah Sakit.</w:t>
            </w:r>
          </w:p>
          <w:p w14:paraId="666E9089" w14:textId="77777777" w:rsidR="00043A54" w:rsidRPr="009D1DE3" w:rsidRDefault="00043A54" w:rsidP="00043A54">
            <w:pPr>
              <w:numPr>
                <w:ilvl w:val="0"/>
                <w:numId w:val="40"/>
              </w:numPr>
              <w:ind w:left="360"/>
              <w:jc w:val="both"/>
              <w:rPr>
                <w:rFonts w:asciiTheme="minorHAnsi" w:hAnsiTheme="minorHAnsi" w:cstheme="minorHAnsi"/>
                <w:sz w:val="20"/>
                <w:szCs w:val="20"/>
                <w:lang w:val="fi-FI"/>
              </w:rPr>
            </w:pPr>
            <w:r w:rsidRPr="00CF3C55">
              <w:rPr>
                <w:rFonts w:asciiTheme="minorHAnsi" w:hAnsiTheme="minorHAnsi" w:cstheme="minorHAnsi"/>
                <w:sz w:val="20"/>
                <w:szCs w:val="20"/>
                <w:lang w:val="fi-FI"/>
              </w:rPr>
              <w:t>P</w:t>
            </w:r>
            <w:r w:rsidRPr="009D1DE3">
              <w:rPr>
                <w:rFonts w:asciiTheme="minorHAnsi" w:hAnsiTheme="minorHAnsi" w:cstheme="minorHAnsi"/>
                <w:sz w:val="20"/>
                <w:szCs w:val="20"/>
                <w:lang w:val="fi-FI"/>
              </w:rPr>
              <w:t xml:space="preserve">ada saat mendaftarkan diri </w:t>
            </w:r>
            <w:r w:rsidRPr="00CF3C55">
              <w:rPr>
                <w:rFonts w:asciiTheme="minorHAnsi" w:hAnsiTheme="minorHAnsi" w:cstheme="minorHAnsi"/>
                <w:sz w:val="20"/>
                <w:szCs w:val="20"/>
                <w:lang w:val="fi-FI"/>
              </w:rPr>
              <w:t>di Rumah Sakit</w:t>
            </w:r>
            <w:r w:rsidRPr="009D1DE3">
              <w:rPr>
                <w:rFonts w:asciiTheme="minorHAnsi" w:hAnsiTheme="minorHAnsi" w:cstheme="minorHAnsi"/>
                <w:sz w:val="20"/>
                <w:szCs w:val="20"/>
                <w:lang w:val="fi-FI"/>
              </w:rPr>
              <w:t xml:space="preserve"> dengan hari kedatangan sesuai</w:t>
            </w:r>
            <w:r w:rsidRPr="00CF3C55">
              <w:rPr>
                <w:rFonts w:asciiTheme="minorHAnsi" w:hAnsiTheme="minorHAnsi" w:cstheme="minorHAnsi"/>
                <w:sz w:val="20"/>
                <w:szCs w:val="20"/>
                <w:lang w:val="fi-FI"/>
              </w:rPr>
              <w:t xml:space="preserve"> Jad</w:t>
            </w:r>
            <w:r w:rsidRPr="009D1DE3">
              <w:rPr>
                <w:rFonts w:asciiTheme="minorHAnsi" w:hAnsiTheme="minorHAnsi" w:cstheme="minorHAnsi"/>
                <w:sz w:val="20"/>
                <w:szCs w:val="20"/>
                <w:lang w:val="fi-FI"/>
              </w:rPr>
              <w:t>w</w:t>
            </w:r>
            <w:r w:rsidRPr="00CF3C55">
              <w:rPr>
                <w:rFonts w:asciiTheme="minorHAnsi" w:hAnsiTheme="minorHAnsi" w:cstheme="minorHAnsi"/>
                <w:sz w:val="20"/>
                <w:szCs w:val="20"/>
                <w:lang w:val="fi-FI"/>
              </w:rPr>
              <w:t>al Tetap atau Jad</w:t>
            </w:r>
            <w:r w:rsidRPr="009D1DE3">
              <w:rPr>
                <w:rFonts w:asciiTheme="minorHAnsi" w:hAnsiTheme="minorHAnsi" w:cstheme="minorHAnsi"/>
                <w:sz w:val="20"/>
                <w:szCs w:val="20"/>
                <w:lang w:val="fi-FI"/>
              </w:rPr>
              <w:t>w</w:t>
            </w:r>
            <w:r w:rsidRPr="00CF3C55">
              <w:rPr>
                <w:rFonts w:asciiTheme="minorHAnsi" w:hAnsiTheme="minorHAnsi" w:cstheme="minorHAnsi"/>
                <w:sz w:val="20"/>
                <w:szCs w:val="20"/>
                <w:lang w:val="fi-FI"/>
              </w:rPr>
              <w:t>al Revisi</w:t>
            </w:r>
            <w:r w:rsidRPr="009D1DE3">
              <w:rPr>
                <w:rFonts w:asciiTheme="minorHAnsi" w:hAnsiTheme="minorHAnsi" w:cstheme="minorHAnsi"/>
                <w:sz w:val="20"/>
                <w:szCs w:val="20"/>
                <w:lang w:val="fi-FI"/>
              </w:rPr>
              <w:t xml:space="preserve">, Pasien </w:t>
            </w:r>
            <w:r w:rsidRPr="00CF3C55">
              <w:rPr>
                <w:rFonts w:asciiTheme="minorHAnsi" w:hAnsiTheme="minorHAnsi" w:cstheme="minorHAnsi"/>
                <w:sz w:val="20"/>
                <w:szCs w:val="20"/>
                <w:lang w:val="fi-FI"/>
              </w:rPr>
              <w:t xml:space="preserve">harus </w:t>
            </w:r>
            <w:r w:rsidRPr="009D1DE3">
              <w:rPr>
                <w:rFonts w:asciiTheme="minorHAnsi" w:hAnsiTheme="minorHAnsi" w:cstheme="minorHAnsi"/>
                <w:sz w:val="20"/>
                <w:szCs w:val="20"/>
                <w:lang w:val="fi-FI"/>
              </w:rPr>
              <w:t>me</w:t>
            </w:r>
            <w:r w:rsidRPr="00CF3C55">
              <w:rPr>
                <w:rFonts w:asciiTheme="minorHAnsi" w:hAnsiTheme="minorHAnsi" w:cstheme="minorHAnsi"/>
                <w:sz w:val="20"/>
                <w:szCs w:val="20"/>
                <w:lang w:val="fi-FI"/>
              </w:rPr>
              <w:t>nyerahkan</w:t>
            </w:r>
            <w:r w:rsidRPr="009D1DE3">
              <w:rPr>
                <w:rFonts w:asciiTheme="minorHAnsi" w:hAnsiTheme="minorHAnsi" w:cstheme="minorHAnsi"/>
                <w:sz w:val="20"/>
                <w:szCs w:val="20"/>
                <w:lang w:val="fi-FI"/>
              </w:rPr>
              <w:t xml:space="preserve"> asli Surat Jaminan, </w:t>
            </w:r>
            <w:r w:rsidRPr="00CF3C55">
              <w:rPr>
                <w:rFonts w:asciiTheme="minorHAnsi" w:hAnsiTheme="minorHAnsi" w:cstheme="minorHAnsi"/>
                <w:sz w:val="20"/>
                <w:szCs w:val="20"/>
                <w:lang w:val="fi-FI"/>
              </w:rPr>
              <w:t>Kartu Pasien</w:t>
            </w:r>
            <w:r w:rsidRPr="009D1DE3">
              <w:rPr>
                <w:rFonts w:asciiTheme="minorHAnsi" w:hAnsiTheme="minorHAnsi" w:cstheme="minorHAnsi"/>
                <w:sz w:val="20"/>
                <w:szCs w:val="20"/>
                <w:lang w:val="fi-FI"/>
              </w:rPr>
              <w:t xml:space="preserve"> </w:t>
            </w:r>
            <w:r w:rsidRPr="00CF3C55">
              <w:rPr>
                <w:rFonts w:asciiTheme="minorHAnsi" w:hAnsiTheme="minorHAnsi" w:cstheme="minorHAnsi"/>
                <w:sz w:val="20"/>
                <w:szCs w:val="20"/>
                <w:lang w:val="fi-FI"/>
              </w:rPr>
              <w:t xml:space="preserve">dan Tanda Bukti Diri </w:t>
            </w:r>
            <w:r w:rsidRPr="009D1DE3">
              <w:rPr>
                <w:rFonts w:asciiTheme="minorHAnsi" w:hAnsiTheme="minorHAnsi" w:cstheme="minorHAnsi"/>
                <w:sz w:val="20"/>
                <w:szCs w:val="20"/>
                <w:lang w:val="fi-FI"/>
              </w:rPr>
              <w:t>kepada Pihak Pertama</w:t>
            </w:r>
            <w:r w:rsidRPr="00CF3C55">
              <w:rPr>
                <w:rFonts w:asciiTheme="minorHAnsi" w:hAnsiTheme="minorHAnsi" w:cstheme="minorHAnsi"/>
                <w:sz w:val="20"/>
                <w:szCs w:val="20"/>
                <w:lang w:val="fi-FI"/>
              </w:rPr>
              <w:t xml:space="preserve"> yang selanjutnya akan </w:t>
            </w:r>
            <w:r w:rsidRPr="009D1DE3">
              <w:rPr>
                <w:rFonts w:asciiTheme="minorHAnsi" w:hAnsiTheme="minorHAnsi" w:cstheme="minorHAnsi"/>
                <w:sz w:val="20"/>
                <w:szCs w:val="20"/>
                <w:lang w:val="fi-FI"/>
              </w:rPr>
              <w:t>me</w:t>
            </w:r>
            <w:r w:rsidRPr="00CF3C55">
              <w:rPr>
                <w:rFonts w:asciiTheme="minorHAnsi" w:hAnsiTheme="minorHAnsi" w:cstheme="minorHAnsi"/>
                <w:sz w:val="20"/>
                <w:szCs w:val="20"/>
                <w:lang w:val="fi-FI"/>
              </w:rPr>
              <w:t xml:space="preserve">lakukan pencocokan data </w:t>
            </w:r>
            <w:r w:rsidRPr="009D1DE3">
              <w:rPr>
                <w:rFonts w:asciiTheme="minorHAnsi" w:hAnsiTheme="minorHAnsi" w:cstheme="minorHAnsi"/>
                <w:sz w:val="20"/>
                <w:szCs w:val="20"/>
                <w:lang w:val="fi-FI"/>
              </w:rPr>
              <w:t xml:space="preserve">identitas diri </w:t>
            </w:r>
            <w:r w:rsidRPr="00CF3C55">
              <w:rPr>
                <w:rFonts w:asciiTheme="minorHAnsi" w:hAnsiTheme="minorHAnsi" w:cstheme="minorHAnsi"/>
                <w:sz w:val="20"/>
                <w:szCs w:val="20"/>
                <w:lang w:val="fi-FI"/>
              </w:rPr>
              <w:t>Pasien</w:t>
            </w:r>
            <w:r w:rsidRPr="009D1DE3">
              <w:rPr>
                <w:rFonts w:asciiTheme="minorHAnsi" w:hAnsiTheme="minorHAnsi" w:cstheme="minorHAnsi"/>
                <w:sz w:val="20"/>
                <w:szCs w:val="20"/>
                <w:lang w:val="fi-FI"/>
              </w:rPr>
              <w:t xml:space="preserve"> yang tertera pada Surat Jaminan</w:t>
            </w:r>
            <w:r w:rsidRPr="00CF3C55">
              <w:rPr>
                <w:rFonts w:asciiTheme="minorHAnsi" w:hAnsiTheme="minorHAnsi" w:cstheme="minorHAnsi"/>
                <w:sz w:val="20"/>
                <w:szCs w:val="20"/>
                <w:lang w:val="fi-FI"/>
              </w:rPr>
              <w:t xml:space="preserve"> dan K</w:t>
            </w:r>
            <w:r w:rsidRPr="009D1DE3">
              <w:rPr>
                <w:rFonts w:asciiTheme="minorHAnsi" w:hAnsiTheme="minorHAnsi" w:cstheme="minorHAnsi"/>
                <w:sz w:val="20"/>
                <w:szCs w:val="20"/>
                <w:lang w:val="fi-FI"/>
              </w:rPr>
              <w:t xml:space="preserve">artu </w:t>
            </w:r>
            <w:r w:rsidRPr="00CF3C55">
              <w:rPr>
                <w:rFonts w:asciiTheme="minorHAnsi" w:hAnsiTheme="minorHAnsi" w:cstheme="minorHAnsi"/>
                <w:sz w:val="20"/>
                <w:szCs w:val="20"/>
                <w:lang w:val="fi-FI"/>
              </w:rPr>
              <w:t>Pasien</w:t>
            </w:r>
            <w:r w:rsidRPr="009D1DE3">
              <w:rPr>
                <w:rFonts w:asciiTheme="minorHAnsi" w:hAnsiTheme="minorHAnsi" w:cstheme="minorHAnsi"/>
                <w:sz w:val="20"/>
                <w:szCs w:val="20"/>
                <w:lang w:val="fi-FI"/>
              </w:rPr>
              <w:t xml:space="preserve"> dengan yang tertera pada </w:t>
            </w:r>
            <w:r w:rsidRPr="00CF3C55">
              <w:rPr>
                <w:rFonts w:asciiTheme="minorHAnsi" w:hAnsiTheme="minorHAnsi" w:cstheme="minorHAnsi"/>
                <w:sz w:val="20"/>
                <w:szCs w:val="20"/>
                <w:lang w:val="fi-FI"/>
              </w:rPr>
              <w:t>Tanda Bukti Diri</w:t>
            </w:r>
            <w:r w:rsidRPr="009D1DE3">
              <w:rPr>
                <w:rFonts w:asciiTheme="minorHAnsi" w:hAnsiTheme="minorHAnsi" w:cstheme="minorHAnsi"/>
                <w:sz w:val="20"/>
                <w:szCs w:val="20"/>
                <w:lang w:val="fi-FI"/>
              </w:rPr>
              <w:t>.</w:t>
            </w:r>
          </w:p>
          <w:p w14:paraId="3AABD86C" w14:textId="77777777" w:rsidR="00043A54" w:rsidRPr="00492EFC" w:rsidRDefault="00043A54" w:rsidP="00043A54">
            <w:pPr>
              <w:numPr>
                <w:ilvl w:val="0"/>
                <w:numId w:val="40"/>
              </w:numPr>
              <w:ind w:left="360"/>
              <w:jc w:val="both"/>
              <w:rPr>
                <w:rFonts w:asciiTheme="minorHAnsi" w:hAnsiTheme="minorHAnsi" w:cstheme="minorHAnsi"/>
                <w:sz w:val="20"/>
                <w:szCs w:val="20"/>
                <w:lang w:val="fi-FI"/>
              </w:rPr>
            </w:pPr>
            <w:r w:rsidRPr="00CF3C55">
              <w:rPr>
                <w:rFonts w:asciiTheme="minorHAnsi" w:hAnsiTheme="minorHAnsi" w:cstheme="minorHAnsi"/>
                <w:sz w:val="20"/>
                <w:szCs w:val="20"/>
                <w:lang w:val="fi-FI"/>
              </w:rPr>
              <w:t>Apabila ada ketidaksesuaian data</w:t>
            </w:r>
            <w:r w:rsidRPr="009D1DE3">
              <w:rPr>
                <w:rFonts w:asciiTheme="minorHAnsi" w:hAnsiTheme="minorHAnsi" w:cstheme="minorHAnsi"/>
                <w:sz w:val="20"/>
                <w:szCs w:val="20"/>
                <w:lang w:val="fi-FI"/>
              </w:rPr>
              <w:t xml:space="preserve"> identitas diri </w:t>
            </w:r>
            <w:r w:rsidRPr="00CF3C55">
              <w:rPr>
                <w:rFonts w:asciiTheme="minorHAnsi" w:hAnsiTheme="minorHAnsi" w:cstheme="minorHAnsi"/>
                <w:sz w:val="20"/>
                <w:szCs w:val="20"/>
                <w:lang w:val="fi-FI"/>
              </w:rPr>
              <w:t xml:space="preserve">Pasien, </w:t>
            </w:r>
            <w:r w:rsidRPr="009D1DE3">
              <w:rPr>
                <w:rFonts w:asciiTheme="minorHAnsi" w:hAnsiTheme="minorHAnsi" w:cstheme="minorHAnsi"/>
                <w:sz w:val="20"/>
                <w:szCs w:val="20"/>
                <w:lang w:val="fi-FI"/>
              </w:rPr>
              <w:t xml:space="preserve">Pihak Pertama </w:t>
            </w:r>
            <w:r w:rsidRPr="00CF3C55">
              <w:rPr>
                <w:rFonts w:asciiTheme="minorHAnsi" w:hAnsiTheme="minorHAnsi" w:cstheme="minorHAnsi"/>
                <w:sz w:val="20"/>
                <w:szCs w:val="20"/>
                <w:lang w:val="fi-FI"/>
              </w:rPr>
              <w:t xml:space="preserve">akan segera </w:t>
            </w:r>
            <w:r w:rsidRPr="009D1DE3">
              <w:rPr>
                <w:rFonts w:asciiTheme="minorHAnsi" w:hAnsiTheme="minorHAnsi" w:cstheme="minorHAnsi"/>
                <w:sz w:val="20"/>
                <w:szCs w:val="20"/>
                <w:lang w:val="fi-FI"/>
              </w:rPr>
              <w:t>me</w:t>
            </w:r>
            <w:r w:rsidRPr="00CF3C55">
              <w:rPr>
                <w:rFonts w:asciiTheme="minorHAnsi" w:hAnsiTheme="minorHAnsi" w:cstheme="minorHAnsi"/>
                <w:sz w:val="20"/>
                <w:szCs w:val="20"/>
                <w:lang w:val="fi-FI"/>
              </w:rPr>
              <w:t>mberitahu</w:t>
            </w:r>
            <w:r w:rsidRPr="009D1DE3">
              <w:rPr>
                <w:rFonts w:asciiTheme="minorHAnsi" w:hAnsiTheme="minorHAnsi" w:cstheme="minorHAnsi"/>
                <w:sz w:val="20"/>
                <w:szCs w:val="20"/>
                <w:lang w:val="fi-FI"/>
              </w:rPr>
              <w:t xml:space="preserve">kan Pihak Kedua </w:t>
            </w:r>
            <w:r w:rsidRPr="00CF3C55">
              <w:rPr>
                <w:rFonts w:asciiTheme="minorHAnsi" w:hAnsiTheme="minorHAnsi" w:cstheme="minorHAnsi"/>
                <w:sz w:val="20"/>
                <w:szCs w:val="20"/>
                <w:lang w:val="fi-FI"/>
              </w:rPr>
              <w:t xml:space="preserve">dan meminta </w:t>
            </w:r>
            <w:r w:rsidRPr="00CF3C55">
              <w:rPr>
                <w:rFonts w:asciiTheme="minorHAnsi" w:hAnsiTheme="minorHAnsi" w:cstheme="minorHAnsi"/>
                <w:bCs/>
                <w:sz w:val="20"/>
                <w:szCs w:val="20"/>
                <w:lang w:val="fi-FI"/>
              </w:rPr>
              <w:t xml:space="preserve">Konfirmasi Validitas yang mana harus diberikan oleh Pihak Kedua sebelum </w:t>
            </w:r>
            <w:r w:rsidRPr="00CF3C55">
              <w:rPr>
                <w:rFonts w:asciiTheme="minorHAnsi" w:hAnsiTheme="minorHAnsi" w:cstheme="minorHAnsi"/>
                <w:sz w:val="20"/>
                <w:szCs w:val="20"/>
                <w:lang w:val="fi-FI"/>
              </w:rPr>
              <w:t>Pelayanan MCU di</w:t>
            </w:r>
            <w:r w:rsidRPr="00CF3C55">
              <w:rPr>
                <w:rFonts w:asciiTheme="minorHAnsi" w:hAnsiTheme="minorHAnsi" w:cstheme="minorHAnsi"/>
                <w:bCs/>
                <w:sz w:val="20"/>
                <w:szCs w:val="20"/>
                <w:lang w:val="fi-FI"/>
              </w:rPr>
              <w:t xml:space="preserve">berikan </w:t>
            </w:r>
            <w:r w:rsidRPr="00CF3C55">
              <w:rPr>
                <w:rFonts w:asciiTheme="minorHAnsi" w:hAnsiTheme="minorHAnsi" w:cstheme="minorHAnsi"/>
                <w:sz w:val="20"/>
                <w:szCs w:val="20"/>
                <w:lang w:val="fi-FI"/>
              </w:rPr>
              <w:t>kepada Pasien</w:t>
            </w:r>
            <w:r w:rsidRPr="00CF3C55">
              <w:rPr>
                <w:rFonts w:asciiTheme="minorHAnsi" w:hAnsiTheme="minorHAnsi" w:cstheme="minorHAnsi"/>
                <w:bCs/>
                <w:sz w:val="20"/>
                <w:szCs w:val="20"/>
                <w:lang w:val="fi-FI"/>
              </w:rPr>
              <w:t>.</w:t>
            </w:r>
          </w:p>
          <w:p w14:paraId="6B0EA8F7" w14:textId="77777777" w:rsidR="00492EFC" w:rsidRPr="009D1DE3" w:rsidRDefault="00492EFC" w:rsidP="009D1DE3">
            <w:pPr>
              <w:ind w:left="360"/>
              <w:jc w:val="both"/>
              <w:rPr>
                <w:rFonts w:asciiTheme="minorHAnsi" w:hAnsiTheme="minorHAnsi" w:cstheme="minorHAnsi"/>
                <w:sz w:val="20"/>
                <w:szCs w:val="20"/>
                <w:lang w:val="fi-FI"/>
              </w:rPr>
            </w:pPr>
          </w:p>
          <w:p w14:paraId="6D9A7C5A" w14:textId="77777777" w:rsidR="00043A54" w:rsidRPr="00CF3C55" w:rsidRDefault="00043A54" w:rsidP="00043A54">
            <w:pPr>
              <w:numPr>
                <w:ilvl w:val="0"/>
                <w:numId w:val="40"/>
              </w:numPr>
              <w:ind w:left="360"/>
              <w:jc w:val="both"/>
              <w:rPr>
                <w:rFonts w:asciiTheme="minorHAnsi" w:hAnsiTheme="minorHAnsi" w:cstheme="minorHAnsi"/>
                <w:sz w:val="20"/>
                <w:szCs w:val="20"/>
                <w:lang w:val="fi-FI"/>
              </w:rPr>
            </w:pPr>
            <w:r w:rsidRPr="00CF3C55">
              <w:rPr>
                <w:rFonts w:asciiTheme="minorHAnsi" w:hAnsiTheme="minorHAnsi" w:cstheme="minorHAnsi"/>
                <w:sz w:val="20"/>
                <w:szCs w:val="20"/>
                <w:lang w:val="fi-FI"/>
              </w:rPr>
              <w:lastRenderedPageBreak/>
              <w:t xml:space="preserve">Dalam </w:t>
            </w:r>
            <w:r w:rsidRPr="009D1DE3">
              <w:rPr>
                <w:rFonts w:asciiTheme="minorHAnsi" w:hAnsiTheme="minorHAnsi" w:cstheme="minorHAnsi"/>
                <w:sz w:val="20"/>
                <w:szCs w:val="20"/>
                <w:lang w:val="fi-FI"/>
              </w:rPr>
              <w:t xml:space="preserve">memberikan </w:t>
            </w:r>
            <w:r w:rsidRPr="00CF3C55">
              <w:rPr>
                <w:rFonts w:asciiTheme="minorHAnsi" w:hAnsiTheme="minorHAnsi" w:cstheme="minorHAnsi"/>
                <w:sz w:val="20"/>
                <w:szCs w:val="20"/>
                <w:lang w:val="fi-FI"/>
              </w:rPr>
              <w:t>Pel</w:t>
            </w:r>
            <w:r w:rsidRPr="009D1DE3">
              <w:rPr>
                <w:rFonts w:asciiTheme="minorHAnsi" w:hAnsiTheme="minorHAnsi" w:cstheme="minorHAnsi"/>
                <w:sz w:val="20"/>
                <w:szCs w:val="20"/>
                <w:lang w:val="fi-FI"/>
              </w:rPr>
              <w:t xml:space="preserve">ayanan </w:t>
            </w:r>
            <w:r w:rsidRPr="00CF3C55">
              <w:rPr>
                <w:rFonts w:asciiTheme="minorHAnsi" w:hAnsiTheme="minorHAnsi" w:cstheme="minorHAnsi"/>
                <w:sz w:val="20"/>
                <w:szCs w:val="20"/>
                <w:lang w:val="fi-FI"/>
              </w:rPr>
              <w:t>MCU</w:t>
            </w:r>
            <w:r w:rsidRPr="009D1DE3">
              <w:rPr>
                <w:rFonts w:asciiTheme="minorHAnsi" w:hAnsiTheme="minorHAnsi" w:cstheme="minorHAnsi"/>
                <w:sz w:val="20"/>
                <w:szCs w:val="20"/>
                <w:lang w:val="fi-FI"/>
              </w:rPr>
              <w:t xml:space="preserve"> </w:t>
            </w:r>
            <w:r w:rsidRPr="00CF3C55">
              <w:rPr>
                <w:rFonts w:asciiTheme="minorHAnsi" w:hAnsiTheme="minorHAnsi" w:cstheme="minorHAnsi"/>
                <w:sz w:val="20"/>
                <w:szCs w:val="20"/>
                <w:lang w:val="fi-FI"/>
              </w:rPr>
              <w:t xml:space="preserve">kepada Pasien, </w:t>
            </w:r>
            <w:r w:rsidRPr="009D1DE3">
              <w:rPr>
                <w:rFonts w:asciiTheme="minorHAnsi" w:hAnsiTheme="minorHAnsi" w:cstheme="minorHAnsi"/>
                <w:sz w:val="20"/>
                <w:szCs w:val="20"/>
                <w:lang w:val="fi-FI"/>
              </w:rPr>
              <w:t xml:space="preserve">Pihak </w:t>
            </w:r>
            <w:r w:rsidRPr="00CF3C55">
              <w:rPr>
                <w:rFonts w:asciiTheme="minorHAnsi" w:hAnsiTheme="minorHAnsi" w:cstheme="minorHAnsi"/>
                <w:sz w:val="20"/>
                <w:szCs w:val="20"/>
                <w:lang w:val="fi-FI"/>
              </w:rPr>
              <w:t>Pertama</w:t>
            </w:r>
            <w:r w:rsidRPr="009D1DE3">
              <w:rPr>
                <w:rFonts w:asciiTheme="minorHAnsi" w:hAnsiTheme="minorHAnsi" w:cstheme="minorHAnsi"/>
                <w:sz w:val="20"/>
                <w:szCs w:val="20"/>
                <w:lang w:val="fi-FI"/>
              </w:rPr>
              <w:t xml:space="preserve"> akan memperlakukan </w:t>
            </w:r>
            <w:r w:rsidRPr="00CF3C55">
              <w:rPr>
                <w:rFonts w:asciiTheme="minorHAnsi" w:hAnsiTheme="minorHAnsi" w:cstheme="minorHAnsi"/>
                <w:sz w:val="20"/>
                <w:szCs w:val="20"/>
                <w:lang w:val="fi-FI"/>
              </w:rPr>
              <w:t>Pasien</w:t>
            </w:r>
            <w:r w:rsidRPr="009D1DE3">
              <w:rPr>
                <w:rFonts w:asciiTheme="minorHAnsi" w:hAnsiTheme="minorHAnsi" w:cstheme="minorHAnsi"/>
                <w:sz w:val="20"/>
                <w:szCs w:val="20"/>
                <w:lang w:val="fi-FI"/>
              </w:rPr>
              <w:t xml:space="preserve"> sebagai pasien umum </w:t>
            </w:r>
            <w:r w:rsidRPr="00CF3C55">
              <w:rPr>
                <w:rFonts w:asciiTheme="minorHAnsi" w:hAnsiTheme="minorHAnsi" w:cstheme="minorHAnsi"/>
                <w:sz w:val="20"/>
                <w:szCs w:val="20"/>
                <w:lang w:val="fi-FI"/>
              </w:rPr>
              <w:t xml:space="preserve">di Rumah Sakit </w:t>
            </w:r>
            <w:r w:rsidRPr="009D1DE3">
              <w:rPr>
                <w:rFonts w:asciiTheme="minorHAnsi" w:hAnsiTheme="minorHAnsi" w:cstheme="minorHAnsi"/>
                <w:sz w:val="20"/>
                <w:szCs w:val="20"/>
                <w:lang w:val="fi-FI"/>
              </w:rPr>
              <w:t>apabila:</w:t>
            </w:r>
          </w:p>
          <w:p w14:paraId="5AA16FB8" w14:textId="77777777" w:rsidR="00043A54" w:rsidRPr="00CF3C55" w:rsidRDefault="00043A54" w:rsidP="00043A54">
            <w:pPr>
              <w:numPr>
                <w:ilvl w:val="1"/>
                <w:numId w:val="39"/>
              </w:numPr>
              <w:ind w:left="697"/>
              <w:jc w:val="both"/>
              <w:rPr>
                <w:rFonts w:asciiTheme="minorHAnsi" w:hAnsiTheme="minorHAnsi" w:cstheme="minorHAnsi"/>
                <w:sz w:val="20"/>
                <w:szCs w:val="20"/>
                <w:lang w:val="fi-FI"/>
              </w:rPr>
            </w:pPr>
            <w:r w:rsidRPr="00CF3C55">
              <w:rPr>
                <w:rFonts w:asciiTheme="minorHAnsi" w:hAnsiTheme="minorHAnsi" w:cstheme="minorHAnsi"/>
                <w:sz w:val="20"/>
                <w:szCs w:val="20"/>
                <w:lang w:val="fi-FI"/>
              </w:rPr>
              <w:t xml:space="preserve">Pasien </w:t>
            </w:r>
            <w:r w:rsidRPr="009D1DE3">
              <w:rPr>
                <w:rFonts w:asciiTheme="minorHAnsi" w:hAnsiTheme="minorHAnsi" w:cstheme="minorHAnsi"/>
                <w:sz w:val="20"/>
                <w:szCs w:val="20"/>
                <w:lang w:val="sv-SE"/>
              </w:rPr>
              <w:t xml:space="preserve">tidak </w:t>
            </w:r>
            <w:r w:rsidRPr="00CF3C55">
              <w:rPr>
                <w:rFonts w:asciiTheme="minorHAnsi" w:hAnsiTheme="minorHAnsi" w:cstheme="minorHAnsi"/>
                <w:sz w:val="20"/>
                <w:szCs w:val="20"/>
                <w:lang w:val="fi-FI"/>
              </w:rPr>
              <w:t>menyerahkan</w:t>
            </w:r>
            <w:r w:rsidRPr="009D1DE3">
              <w:rPr>
                <w:rFonts w:asciiTheme="minorHAnsi" w:hAnsiTheme="minorHAnsi" w:cstheme="minorHAnsi"/>
                <w:sz w:val="20"/>
                <w:szCs w:val="20"/>
                <w:lang w:val="sv-SE"/>
              </w:rPr>
              <w:t xml:space="preserve"> </w:t>
            </w:r>
            <w:r w:rsidRPr="00CF3C55">
              <w:rPr>
                <w:rFonts w:asciiTheme="minorHAnsi" w:hAnsiTheme="minorHAnsi" w:cstheme="minorHAnsi"/>
                <w:sz w:val="20"/>
                <w:szCs w:val="20"/>
                <w:lang w:val="fi-FI"/>
              </w:rPr>
              <w:t xml:space="preserve">asli </w:t>
            </w:r>
            <w:r w:rsidRPr="009D1DE3">
              <w:rPr>
                <w:rFonts w:asciiTheme="minorHAnsi" w:hAnsiTheme="minorHAnsi" w:cstheme="minorHAnsi"/>
                <w:sz w:val="20"/>
                <w:szCs w:val="20"/>
                <w:lang w:val="sv-SE"/>
              </w:rPr>
              <w:t xml:space="preserve">Surat Jaminan, </w:t>
            </w:r>
            <w:r w:rsidRPr="00CF3C55">
              <w:rPr>
                <w:rFonts w:asciiTheme="minorHAnsi" w:hAnsiTheme="minorHAnsi" w:cstheme="minorHAnsi"/>
                <w:sz w:val="20"/>
                <w:szCs w:val="20"/>
                <w:lang w:val="fi-FI"/>
              </w:rPr>
              <w:t>Kartu Pasien dan Tanda Bukti Diri</w:t>
            </w:r>
            <w:r w:rsidRPr="009D1DE3">
              <w:rPr>
                <w:rFonts w:asciiTheme="minorHAnsi" w:hAnsiTheme="minorHAnsi" w:cstheme="minorHAnsi"/>
                <w:sz w:val="20"/>
                <w:szCs w:val="20"/>
                <w:lang w:val="sv-SE"/>
              </w:rPr>
              <w:t>;</w:t>
            </w:r>
            <w:r w:rsidRPr="00CF3C55">
              <w:rPr>
                <w:rFonts w:asciiTheme="minorHAnsi" w:hAnsiTheme="minorHAnsi" w:cstheme="minorHAnsi"/>
                <w:sz w:val="20"/>
                <w:szCs w:val="20"/>
                <w:lang w:val="fi-FI"/>
              </w:rPr>
              <w:t xml:space="preserve"> atau</w:t>
            </w:r>
          </w:p>
          <w:p w14:paraId="05F7BE02" w14:textId="1CCC77E6" w:rsidR="00043A54" w:rsidRPr="009D1DE3" w:rsidRDefault="00043A54" w:rsidP="009D1DE3">
            <w:pPr>
              <w:numPr>
                <w:ilvl w:val="1"/>
                <w:numId w:val="39"/>
              </w:numPr>
              <w:ind w:left="697"/>
              <w:jc w:val="both"/>
              <w:rPr>
                <w:rFonts w:cstheme="minorHAnsi"/>
                <w:sz w:val="20"/>
                <w:szCs w:val="20"/>
                <w:lang w:val="fi-FI"/>
              </w:rPr>
            </w:pPr>
            <w:r w:rsidRPr="009D1DE3">
              <w:rPr>
                <w:rFonts w:asciiTheme="minorHAnsi" w:hAnsiTheme="minorHAnsi" w:cstheme="minorHAnsi"/>
                <w:sz w:val="20"/>
                <w:szCs w:val="20"/>
                <w:lang w:val="sv-SE"/>
              </w:rPr>
              <w:t xml:space="preserve">Data identitas diri </w:t>
            </w:r>
            <w:r w:rsidRPr="00CF3C55">
              <w:rPr>
                <w:rFonts w:asciiTheme="minorHAnsi" w:hAnsiTheme="minorHAnsi" w:cstheme="minorHAnsi"/>
                <w:sz w:val="20"/>
                <w:szCs w:val="20"/>
                <w:lang w:val="fi-FI"/>
              </w:rPr>
              <w:t>Pasien</w:t>
            </w:r>
            <w:r w:rsidRPr="009D1DE3">
              <w:rPr>
                <w:rFonts w:asciiTheme="minorHAnsi" w:hAnsiTheme="minorHAnsi" w:cstheme="minorHAnsi"/>
                <w:sz w:val="20"/>
                <w:szCs w:val="20"/>
                <w:lang w:val="sv-SE"/>
              </w:rPr>
              <w:t xml:space="preserve"> </w:t>
            </w:r>
            <w:r w:rsidRPr="00CF3C55">
              <w:rPr>
                <w:rFonts w:asciiTheme="minorHAnsi" w:hAnsiTheme="minorHAnsi" w:cstheme="minorHAnsi"/>
                <w:sz w:val="20"/>
                <w:szCs w:val="20"/>
                <w:lang w:val="fi-FI"/>
              </w:rPr>
              <w:t>yang tertera pa</w:t>
            </w:r>
            <w:r w:rsidRPr="009D1DE3">
              <w:rPr>
                <w:rFonts w:asciiTheme="minorHAnsi" w:hAnsiTheme="minorHAnsi" w:cstheme="minorHAnsi"/>
                <w:sz w:val="20"/>
                <w:szCs w:val="20"/>
                <w:lang w:val="sv-SE"/>
              </w:rPr>
              <w:t>da Surat Jaminan</w:t>
            </w:r>
            <w:r w:rsidRPr="00CF3C55">
              <w:rPr>
                <w:rFonts w:asciiTheme="minorHAnsi" w:hAnsiTheme="minorHAnsi" w:cstheme="minorHAnsi"/>
                <w:sz w:val="20"/>
                <w:szCs w:val="20"/>
                <w:lang w:val="fi-FI"/>
              </w:rPr>
              <w:t xml:space="preserve"> dan K</w:t>
            </w:r>
            <w:r w:rsidRPr="009D1DE3">
              <w:rPr>
                <w:rFonts w:asciiTheme="minorHAnsi" w:hAnsiTheme="minorHAnsi" w:cstheme="minorHAnsi"/>
                <w:sz w:val="20"/>
                <w:szCs w:val="20"/>
                <w:lang w:val="sv-SE"/>
              </w:rPr>
              <w:t xml:space="preserve">artu </w:t>
            </w:r>
            <w:r w:rsidRPr="00CF3C55">
              <w:rPr>
                <w:rFonts w:asciiTheme="minorHAnsi" w:hAnsiTheme="minorHAnsi" w:cstheme="minorHAnsi"/>
                <w:sz w:val="20"/>
                <w:szCs w:val="20"/>
                <w:lang w:val="fi-FI"/>
              </w:rPr>
              <w:t xml:space="preserve">Pasien </w:t>
            </w:r>
            <w:r w:rsidRPr="009D1DE3">
              <w:rPr>
                <w:rFonts w:asciiTheme="minorHAnsi" w:hAnsiTheme="minorHAnsi" w:cstheme="minorHAnsi"/>
                <w:sz w:val="20"/>
                <w:szCs w:val="20"/>
                <w:lang w:val="sv-SE"/>
              </w:rPr>
              <w:t xml:space="preserve">tidak sesuai dengan yang tertera </w:t>
            </w:r>
            <w:r w:rsidRPr="00CF3C55">
              <w:rPr>
                <w:rFonts w:asciiTheme="minorHAnsi" w:hAnsiTheme="minorHAnsi" w:cstheme="minorHAnsi"/>
                <w:sz w:val="20"/>
                <w:szCs w:val="20"/>
                <w:lang w:val="fi-FI"/>
              </w:rPr>
              <w:t>pa</w:t>
            </w:r>
            <w:r w:rsidRPr="009D1DE3">
              <w:rPr>
                <w:rFonts w:asciiTheme="minorHAnsi" w:hAnsiTheme="minorHAnsi" w:cstheme="minorHAnsi"/>
                <w:sz w:val="20"/>
                <w:szCs w:val="20"/>
                <w:lang w:val="sv-SE"/>
              </w:rPr>
              <w:t xml:space="preserve">da </w:t>
            </w:r>
            <w:r w:rsidRPr="00CF3C55">
              <w:rPr>
                <w:rFonts w:asciiTheme="minorHAnsi" w:hAnsiTheme="minorHAnsi" w:cstheme="minorHAnsi"/>
                <w:sz w:val="20"/>
                <w:szCs w:val="20"/>
                <w:lang w:val="fi-FI"/>
              </w:rPr>
              <w:t>Tanda Bukti Diri serta tidak ada Konfirmasi Validitas</w:t>
            </w:r>
            <w:r w:rsidRPr="009D1DE3">
              <w:rPr>
                <w:rFonts w:asciiTheme="minorHAnsi" w:hAnsiTheme="minorHAnsi" w:cstheme="minorHAnsi"/>
                <w:sz w:val="20"/>
                <w:szCs w:val="20"/>
                <w:lang w:val="sv-SE"/>
              </w:rPr>
              <w:t>.</w:t>
            </w:r>
          </w:p>
          <w:p w14:paraId="0C410070" w14:textId="77777777" w:rsidR="00043A54" w:rsidRPr="00CF3C55" w:rsidRDefault="00043A54" w:rsidP="00043A54">
            <w:pPr>
              <w:numPr>
                <w:ilvl w:val="1"/>
                <w:numId w:val="39"/>
              </w:numPr>
              <w:ind w:left="697"/>
              <w:jc w:val="both"/>
              <w:rPr>
                <w:rFonts w:asciiTheme="minorHAnsi" w:hAnsiTheme="minorHAnsi" w:cstheme="minorHAnsi"/>
                <w:sz w:val="20"/>
                <w:szCs w:val="20"/>
                <w:lang w:val="fi-FI"/>
              </w:rPr>
            </w:pPr>
            <w:r w:rsidRPr="009D1DE3">
              <w:rPr>
                <w:rFonts w:asciiTheme="minorHAnsi" w:hAnsiTheme="minorHAnsi" w:cstheme="minorHAnsi"/>
                <w:sz w:val="20"/>
                <w:szCs w:val="20"/>
                <w:lang w:val="fi-FI"/>
              </w:rPr>
              <w:t>Pihak Kedua lalai untuk melakukan pembayaran dalam waktu sebagaimana dimaksud dalam Pasal 6 Perjanjian ini.</w:t>
            </w:r>
            <w:r w:rsidRPr="00CF3C55">
              <w:rPr>
                <w:rFonts w:asciiTheme="minorHAnsi" w:hAnsiTheme="minorHAnsi" w:cstheme="minorHAnsi"/>
                <w:sz w:val="20"/>
                <w:szCs w:val="20"/>
                <w:lang w:val="fi-FI"/>
              </w:rPr>
              <w:t xml:space="preserve"> </w:t>
            </w:r>
          </w:p>
          <w:p w14:paraId="34BA7486" w14:textId="77777777" w:rsidR="00043A54" w:rsidRPr="009D1DE3" w:rsidRDefault="00043A54" w:rsidP="00043A54">
            <w:pPr>
              <w:numPr>
                <w:ilvl w:val="0"/>
                <w:numId w:val="40"/>
              </w:numPr>
              <w:ind w:left="360"/>
              <w:jc w:val="both"/>
              <w:rPr>
                <w:rFonts w:asciiTheme="minorHAnsi" w:hAnsiTheme="minorHAnsi" w:cstheme="minorHAnsi"/>
                <w:sz w:val="20"/>
                <w:szCs w:val="20"/>
                <w:lang w:val="fi-FI"/>
              </w:rPr>
            </w:pPr>
            <w:r w:rsidRPr="009D1DE3">
              <w:rPr>
                <w:rFonts w:asciiTheme="minorHAnsi" w:hAnsiTheme="minorHAnsi" w:cstheme="minorHAnsi"/>
                <w:sz w:val="20"/>
                <w:szCs w:val="20"/>
                <w:lang w:val="fi-FI"/>
              </w:rPr>
              <w:t>Dalam hal ayat (7) Bagian ini berlaku, maka biaya Pelayanan MCU yang timbul adalah tanggungan Pasien yang harus dibayar secara tunai dan langsung sebelum Pasien meninggalkan Rumah Sakit.</w:t>
            </w:r>
          </w:p>
          <w:p w14:paraId="7014F61E" w14:textId="77777777" w:rsidR="00043A54" w:rsidRPr="009D1DE3" w:rsidRDefault="00043A54" w:rsidP="00043A54">
            <w:pPr>
              <w:numPr>
                <w:ilvl w:val="0"/>
                <w:numId w:val="40"/>
              </w:numPr>
              <w:ind w:left="360"/>
              <w:jc w:val="both"/>
              <w:rPr>
                <w:rFonts w:asciiTheme="minorHAnsi" w:hAnsiTheme="minorHAnsi" w:cstheme="minorHAnsi"/>
                <w:sz w:val="20"/>
                <w:szCs w:val="20"/>
                <w:lang w:val="fi-FI"/>
              </w:rPr>
            </w:pPr>
            <w:r w:rsidRPr="009D1DE3">
              <w:rPr>
                <w:rFonts w:asciiTheme="minorHAnsi" w:hAnsiTheme="minorHAnsi" w:cstheme="minorHAnsi"/>
                <w:sz w:val="20"/>
                <w:szCs w:val="20"/>
                <w:lang w:val="fi-FI"/>
              </w:rPr>
              <w:t>Apabila Pasien meminta pemeriksaan selain Pelayanan MCU, maka seluruh biaya tambahan yang timbul adalah tanggungan penuh Pasien.</w:t>
            </w:r>
          </w:p>
          <w:p w14:paraId="6F32DB00" w14:textId="77777777" w:rsidR="00043A54" w:rsidRPr="009D1DE3" w:rsidRDefault="00043A54" w:rsidP="00043A54">
            <w:pPr>
              <w:numPr>
                <w:ilvl w:val="0"/>
                <w:numId w:val="40"/>
              </w:numPr>
              <w:ind w:left="360"/>
              <w:jc w:val="both"/>
              <w:rPr>
                <w:rFonts w:asciiTheme="minorHAnsi" w:hAnsiTheme="minorHAnsi" w:cstheme="minorHAnsi"/>
                <w:sz w:val="20"/>
                <w:szCs w:val="20"/>
                <w:lang w:val="fi-FI"/>
              </w:rPr>
            </w:pPr>
            <w:r w:rsidRPr="009D1DE3">
              <w:rPr>
                <w:rFonts w:asciiTheme="minorHAnsi" w:hAnsiTheme="minorHAnsi" w:cstheme="minorHAnsi"/>
                <w:sz w:val="20"/>
                <w:szCs w:val="20"/>
                <w:lang w:val="fi-FI"/>
              </w:rPr>
              <w:t xml:space="preserve">Pihak Pertama akan mengirimkan hasil Pelayanan MCU Pasien kepada Pihak Kedua </w:t>
            </w:r>
            <w:r w:rsidRPr="009D1DE3">
              <w:rPr>
                <w:rFonts w:asciiTheme="minorHAnsi" w:hAnsiTheme="minorHAnsi" w:cstheme="minorHAnsi"/>
                <w:bCs/>
                <w:sz w:val="20"/>
                <w:szCs w:val="20"/>
                <w:lang w:val="fi-FI"/>
              </w:rPr>
              <w:t xml:space="preserve">dalam waktu selambatnya 7 (tujuh) hari kerja setelah Pelayanan </w:t>
            </w:r>
            <w:r w:rsidRPr="009D1DE3">
              <w:rPr>
                <w:rFonts w:asciiTheme="minorHAnsi" w:hAnsiTheme="minorHAnsi" w:cstheme="minorHAnsi"/>
                <w:sz w:val="20"/>
                <w:szCs w:val="20"/>
                <w:lang w:val="fi-FI"/>
              </w:rPr>
              <w:t>MCU</w:t>
            </w:r>
            <w:r w:rsidRPr="009D1DE3">
              <w:rPr>
                <w:rFonts w:asciiTheme="minorHAnsi" w:hAnsiTheme="minorHAnsi" w:cstheme="minorHAnsi"/>
                <w:bCs/>
                <w:sz w:val="20"/>
                <w:szCs w:val="20"/>
                <w:lang w:val="fi-FI"/>
              </w:rPr>
              <w:t xml:space="preserve"> diberikan kepada Pasien di Rumah Sakit atau Pasien meninggalkan Rumah Sakit</w:t>
            </w:r>
            <w:r w:rsidRPr="009D1DE3">
              <w:rPr>
                <w:rFonts w:asciiTheme="minorHAnsi" w:hAnsiTheme="minorHAnsi" w:cstheme="minorHAnsi"/>
                <w:sz w:val="20"/>
                <w:szCs w:val="20"/>
                <w:lang w:val="fi-FI"/>
              </w:rPr>
              <w:t xml:space="preserve">. </w:t>
            </w:r>
          </w:p>
          <w:p w14:paraId="0D0883D1" w14:textId="77777777" w:rsidR="00043A54" w:rsidRPr="009D1DE3" w:rsidRDefault="00043A54" w:rsidP="00BC3EAA">
            <w:pPr>
              <w:jc w:val="both"/>
              <w:rPr>
                <w:rFonts w:asciiTheme="minorHAnsi" w:hAnsiTheme="minorHAnsi" w:cstheme="minorHAnsi"/>
                <w:sz w:val="20"/>
                <w:szCs w:val="20"/>
                <w:lang w:val="fi-FI"/>
              </w:rPr>
            </w:pPr>
          </w:p>
          <w:p w14:paraId="3B673337" w14:textId="1C87AFEA" w:rsidR="00043A54" w:rsidRPr="009D1DE3" w:rsidRDefault="00043A54" w:rsidP="0019453F">
            <w:pPr>
              <w:pStyle w:val="ListParagraph"/>
              <w:ind w:left="338"/>
              <w:jc w:val="both"/>
              <w:rPr>
                <w:rFonts w:cstheme="minorHAnsi"/>
                <w:sz w:val="20"/>
                <w:szCs w:val="20"/>
                <w:lang w:val="fi-FI"/>
              </w:rPr>
            </w:pPr>
          </w:p>
        </w:tc>
        <w:tc>
          <w:tcPr>
            <w:tcW w:w="4508" w:type="dxa"/>
          </w:tcPr>
          <w:p w14:paraId="0124A27F" w14:textId="77777777" w:rsidR="00043A54" w:rsidRPr="00CF3C55" w:rsidRDefault="00043A54" w:rsidP="00043A54">
            <w:pPr>
              <w:pStyle w:val="ListParagraph"/>
              <w:numPr>
                <w:ilvl w:val="0"/>
                <w:numId w:val="26"/>
              </w:numPr>
              <w:jc w:val="both"/>
              <w:rPr>
                <w:rFonts w:cstheme="minorHAnsi"/>
                <w:sz w:val="20"/>
                <w:szCs w:val="20"/>
                <w:lang w:val="en-US"/>
              </w:rPr>
            </w:pPr>
            <w:r w:rsidRPr="00CF3C55">
              <w:rPr>
                <w:rFonts w:cstheme="minorHAnsi"/>
                <w:sz w:val="20"/>
                <w:szCs w:val="20"/>
                <w:lang w:val="en-US"/>
              </w:rPr>
              <w:lastRenderedPageBreak/>
              <w:t xml:space="preserve">General or </w:t>
            </w:r>
            <w:r w:rsidRPr="00CF3C55">
              <w:rPr>
                <w:rFonts w:cstheme="minorHAnsi"/>
                <w:bCs/>
                <w:sz w:val="20"/>
                <w:szCs w:val="20"/>
                <w:lang w:val="en-US"/>
              </w:rPr>
              <w:t xml:space="preserve">Out-patient Service </w:t>
            </w:r>
            <w:r w:rsidRPr="00CF3C55">
              <w:rPr>
                <w:rFonts w:cstheme="minorHAnsi"/>
                <w:bCs/>
                <w:sz w:val="20"/>
                <w:szCs w:val="20"/>
              </w:rPr>
              <w:t>Pro</w:t>
            </w:r>
            <w:r w:rsidRPr="00CF3C55">
              <w:rPr>
                <w:rFonts w:cstheme="minorHAnsi"/>
                <w:bCs/>
                <w:sz w:val="20"/>
                <w:szCs w:val="20"/>
                <w:lang w:val="en-US"/>
              </w:rPr>
              <w:t>c</w:t>
            </w:r>
            <w:r w:rsidRPr="00CF3C55">
              <w:rPr>
                <w:rFonts w:cstheme="minorHAnsi"/>
                <w:bCs/>
                <w:sz w:val="20"/>
                <w:szCs w:val="20"/>
              </w:rPr>
              <w:t>edur</w:t>
            </w:r>
            <w:r w:rsidRPr="00CF3C55">
              <w:rPr>
                <w:rFonts w:cstheme="minorHAnsi"/>
                <w:bCs/>
                <w:sz w:val="20"/>
                <w:szCs w:val="20"/>
                <w:lang w:val="en-US"/>
              </w:rPr>
              <w:t>es.</w:t>
            </w:r>
          </w:p>
          <w:p w14:paraId="757A899F" w14:textId="77777777" w:rsidR="00043A54" w:rsidRPr="00CF3C55" w:rsidRDefault="00043A54" w:rsidP="00043A54">
            <w:pPr>
              <w:pStyle w:val="ListParagraph"/>
              <w:numPr>
                <w:ilvl w:val="0"/>
                <w:numId w:val="27"/>
              </w:numPr>
              <w:jc w:val="both"/>
              <w:rPr>
                <w:rFonts w:cstheme="minorHAnsi"/>
                <w:sz w:val="20"/>
                <w:szCs w:val="20"/>
                <w:lang w:val="en-US"/>
              </w:rPr>
            </w:pPr>
            <w:r w:rsidRPr="00CF3C55">
              <w:rPr>
                <w:rFonts w:cstheme="minorHAnsi"/>
                <w:sz w:val="20"/>
                <w:szCs w:val="20"/>
                <w:lang w:val="en-US"/>
              </w:rPr>
              <w:t>Upon admission at the Hospital,</w:t>
            </w:r>
            <w:r w:rsidRPr="00CF3C55">
              <w:rPr>
                <w:rFonts w:cstheme="minorHAnsi"/>
                <w:sz w:val="20"/>
                <w:szCs w:val="20"/>
              </w:rPr>
              <w:t xml:space="preserve"> </w:t>
            </w:r>
            <w:r w:rsidRPr="00CF3C55">
              <w:rPr>
                <w:rFonts w:cstheme="minorHAnsi"/>
                <w:sz w:val="20"/>
                <w:szCs w:val="20"/>
                <w:lang w:val="en-US"/>
              </w:rPr>
              <w:t>the Patient shall submit the original Patient ID Card and/or Letter of Guarantee</w:t>
            </w:r>
            <w:r w:rsidRPr="00CF3C55">
              <w:rPr>
                <w:rFonts w:cstheme="minorHAnsi"/>
                <w:sz w:val="20"/>
                <w:szCs w:val="20"/>
              </w:rPr>
              <w:t xml:space="preserve"> </w:t>
            </w:r>
            <w:r w:rsidRPr="00CF3C55">
              <w:rPr>
                <w:rFonts w:cstheme="minorHAnsi"/>
                <w:sz w:val="20"/>
                <w:szCs w:val="20"/>
                <w:lang w:val="en-US"/>
              </w:rPr>
              <w:t xml:space="preserve">to the First Party and First Party shall verify the </w:t>
            </w:r>
            <w:r w:rsidRPr="00CF3C55">
              <w:rPr>
                <w:rFonts w:cstheme="minorHAnsi"/>
                <w:sz w:val="20"/>
                <w:szCs w:val="20"/>
              </w:rPr>
              <w:t>identit</w:t>
            </w:r>
            <w:r w:rsidRPr="00CF3C55">
              <w:rPr>
                <w:rFonts w:cstheme="minorHAnsi"/>
                <w:sz w:val="20"/>
                <w:szCs w:val="20"/>
                <w:lang w:val="en-US"/>
              </w:rPr>
              <w:t>y</w:t>
            </w:r>
            <w:r w:rsidRPr="00CF3C55">
              <w:rPr>
                <w:rFonts w:cstheme="minorHAnsi"/>
                <w:sz w:val="20"/>
                <w:szCs w:val="20"/>
              </w:rPr>
              <w:t xml:space="preserve"> </w:t>
            </w:r>
            <w:r w:rsidRPr="00CF3C55">
              <w:rPr>
                <w:rFonts w:cstheme="minorHAnsi"/>
                <w:sz w:val="20"/>
                <w:szCs w:val="20"/>
                <w:lang w:val="en-US"/>
              </w:rPr>
              <w:t>data</w:t>
            </w:r>
            <w:r w:rsidRPr="00CF3C55">
              <w:rPr>
                <w:rFonts w:cstheme="minorHAnsi"/>
                <w:sz w:val="20"/>
                <w:szCs w:val="20"/>
              </w:rPr>
              <w:t xml:space="preserve"> </w:t>
            </w:r>
            <w:r w:rsidRPr="00CF3C55">
              <w:rPr>
                <w:rFonts w:cstheme="minorHAnsi"/>
                <w:sz w:val="20"/>
                <w:szCs w:val="20"/>
                <w:lang w:val="en-US"/>
              </w:rPr>
              <w:t>of the Patient shown on the Patient C</w:t>
            </w:r>
            <w:r w:rsidRPr="00CF3C55">
              <w:rPr>
                <w:rFonts w:cstheme="minorHAnsi"/>
                <w:sz w:val="20"/>
                <w:szCs w:val="20"/>
              </w:rPr>
              <w:t>ar</w:t>
            </w:r>
            <w:r w:rsidRPr="00CF3C55">
              <w:rPr>
                <w:rFonts w:cstheme="minorHAnsi"/>
                <w:sz w:val="20"/>
                <w:szCs w:val="20"/>
                <w:lang w:val="en-US"/>
              </w:rPr>
              <w:t>d or Letter of Guarantee</w:t>
            </w:r>
            <w:r w:rsidRPr="00CF3C55">
              <w:rPr>
                <w:rFonts w:cstheme="minorHAnsi"/>
                <w:sz w:val="20"/>
                <w:szCs w:val="20"/>
              </w:rPr>
              <w:t xml:space="preserve"> </w:t>
            </w:r>
            <w:r w:rsidRPr="00CF3C55">
              <w:rPr>
                <w:rFonts w:cstheme="minorHAnsi"/>
                <w:sz w:val="20"/>
                <w:szCs w:val="20"/>
                <w:lang w:val="en-US"/>
              </w:rPr>
              <w:t>with the one shown on the Identity Card</w:t>
            </w:r>
            <w:r w:rsidRPr="00CF3C55">
              <w:rPr>
                <w:rFonts w:cstheme="minorHAnsi"/>
                <w:sz w:val="20"/>
                <w:szCs w:val="20"/>
              </w:rPr>
              <w:t>.</w:t>
            </w:r>
          </w:p>
          <w:p w14:paraId="78FE8E66" w14:textId="77777777" w:rsidR="00043A54" w:rsidRDefault="00043A54" w:rsidP="00BC3EAA">
            <w:pPr>
              <w:pStyle w:val="ListParagraph"/>
              <w:ind w:left="360"/>
              <w:jc w:val="both"/>
              <w:rPr>
                <w:rFonts w:cstheme="minorHAnsi"/>
                <w:sz w:val="20"/>
                <w:szCs w:val="20"/>
                <w:lang w:val="en-US"/>
              </w:rPr>
            </w:pPr>
          </w:p>
          <w:p w14:paraId="39D1BD81" w14:textId="77777777" w:rsidR="00492EFC" w:rsidRPr="00CF3C55" w:rsidRDefault="00492EFC" w:rsidP="00BC3EAA">
            <w:pPr>
              <w:pStyle w:val="ListParagraph"/>
              <w:ind w:left="360"/>
              <w:jc w:val="both"/>
              <w:rPr>
                <w:rFonts w:cstheme="minorHAnsi"/>
                <w:sz w:val="20"/>
                <w:szCs w:val="20"/>
                <w:lang w:val="en-US"/>
              </w:rPr>
            </w:pPr>
          </w:p>
          <w:p w14:paraId="58A9CB2D" w14:textId="77777777" w:rsidR="00043A54" w:rsidRPr="00CF3C55" w:rsidRDefault="00043A54" w:rsidP="00043A54">
            <w:pPr>
              <w:pStyle w:val="ListParagraph"/>
              <w:numPr>
                <w:ilvl w:val="0"/>
                <w:numId w:val="27"/>
              </w:numPr>
              <w:jc w:val="both"/>
              <w:rPr>
                <w:rFonts w:cstheme="minorHAnsi"/>
                <w:sz w:val="20"/>
                <w:szCs w:val="20"/>
                <w:lang w:val="en-US"/>
              </w:rPr>
            </w:pPr>
            <w:r w:rsidRPr="00CF3C55">
              <w:rPr>
                <w:rFonts w:cstheme="minorHAnsi"/>
                <w:sz w:val="20"/>
                <w:szCs w:val="20"/>
                <w:lang w:val="en-US"/>
              </w:rPr>
              <w:t xml:space="preserve">First </w:t>
            </w:r>
            <w:r w:rsidRPr="00CF3C55">
              <w:rPr>
                <w:rFonts w:cstheme="minorHAnsi"/>
                <w:sz w:val="20"/>
                <w:szCs w:val="20"/>
              </w:rPr>
              <w:t>P</w:t>
            </w:r>
            <w:r w:rsidRPr="00CF3C55">
              <w:rPr>
                <w:rFonts w:cstheme="minorHAnsi"/>
                <w:sz w:val="20"/>
                <w:szCs w:val="20"/>
                <w:lang w:val="en-US"/>
              </w:rPr>
              <w:t>arty shall notify</w:t>
            </w:r>
            <w:r w:rsidRPr="00CF3C55">
              <w:rPr>
                <w:rFonts w:cstheme="minorHAnsi"/>
                <w:sz w:val="20"/>
                <w:szCs w:val="20"/>
              </w:rPr>
              <w:t xml:space="preserve"> </w:t>
            </w:r>
            <w:r w:rsidRPr="00CF3C55">
              <w:rPr>
                <w:rFonts w:cstheme="minorHAnsi"/>
                <w:sz w:val="20"/>
                <w:szCs w:val="20"/>
                <w:lang w:val="en-US"/>
              </w:rPr>
              <w:t xml:space="preserve">Second </w:t>
            </w:r>
            <w:r w:rsidRPr="00CF3C55">
              <w:rPr>
                <w:rFonts w:cstheme="minorHAnsi"/>
                <w:sz w:val="20"/>
                <w:szCs w:val="20"/>
              </w:rPr>
              <w:t>P</w:t>
            </w:r>
            <w:r w:rsidRPr="00CF3C55">
              <w:rPr>
                <w:rFonts w:cstheme="minorHAnsi"/>
                <w:sz w:val="20"/>
                <w:szCs w:val="20"/>
                <w:lang w:val="en-US"/>
              </w:rPr>
              <w:t xml:space="preserve">arty of the Patient’s admission at the Hospital within the Notification Period and, if there is a discrepancy of the </w:t>
            </w:r>
            <w:r w:rsidRPr="00CF3C55">
              <w:rPr>
                <w:rFonts w:cstheme="minorHAnsi"/>
                <w:sz w:val="20"/>
                <w:szCs w:val="20"/>
              </w:rPr>
              <w:t>identit</w:t>
            </w:r>
            <w:r w:rsidRPr="00CF3C55">
              <w:rPr>
                <w:rFonts w:cstheme="minorHAnsi"/>
                <w:sz w:val="20"/>
                <w:szCs w:val="20"/>
                <w:lang w:val="en-US"/>
              </w:rPr>
              <w:t>y</w:t>
            </w:r>
            <w:r w:rsidRPr="00CF3C55">
              <w:rPr>
                <w:rFonts w:cstheme="minorHAnsi"/>
                <w:sz w:val="20"/>
                <w:szCs w:val="20"/>
              </w:rPr>
              <w:t xml:space="preserve"> </w:t>
            </w:r>
            <w:r w:rsidRPr="00CF3C55">
              <w:rPr>
                <w:rFonts w:cstheme="minorHAnsi"/>
                <w:sz w:val="20"/>
                <w:szCs w:val="20"/>
                <w:lang w:val="en-US"/>
              </w:rPr>
              <w:t>data</w:t>
            </w:r>
            <w:r w:rsidRPr="00CF3C55">
              <w:rPr>
                <w:rFonts w:cstheme="minorHAnsi"/>
                <w:sz w:val="20"/>
                <w:szCs w:val="20"/>
              </w:rPr>
              <w:t xml:space="preserve"> </w:t>
            </w:r>
            <w:r w:rsidRPr="00CF3C55">
              <w:rPr>
                <w:rFonts w:cstheme="minorHAnsi"/>
                <w:sz w:val="20"/>
                <w:szCs w:val="20"/>
                <w:lang w:val="en-US"/>
              </w:rPr>
              <w:t xml:space="preserve">of the Patient, request for the </w:t>
            </w:r>
            <w:r w:rsidRPr="00CF3C55">
              <w:rPr>
                <w:rFonts w:cstheme="minorHAnsi"/>
                <w:bCs/>
                <w:sz w:val="20"/>
                <w:szCs w:val="20"/>
                <w:lang w:val="fi-FI"/>
              </w:rPr>
              <w:t>Validity Confirmation.</w:t>
            </w:r>
          </w:p>
          <w:p w14:paraId="04E45B63" w14:textId="77777777" w:rsidR="00043A54" w:rsidRPr="00CF3C55" w:rsidRDefault="00043A54" w:rsidP="00043A54">
            <w:pPr>
              <w:pStyle w:val="ListParagraph"/>
              <w:numPr>
                <w:ilvl w:val="0"/>
                <w:numId w:val="27"/>
              </w:numPr>
              <w:jc w:val="both"/>
              <w:rPr>
                <w:rFonts w:cstheme="minorHAnsi"/>
                <w:sz w:val="20"/>
                <w:szCs w:val="20"/>
                <w:lang w:val="en-US"/>
              </w:rPr>
            </w:pPr>
            <w:r w:rsidRPr="00CF3C55">
              <w:rPr>
                <w:rFonts w:cstheme="minorHAnsi"/>
                <w:sz w:val="20"/>
                <w:szCs w:val="20"/>
                <w:lang w:val="en-US"/>
              </w:rPr>
              <w:t>First Party</w:t>
            </w:r>
            <w:r w:rsidRPr="00CF3C55">
              <w:rPr>
                <w:rFonts w:cstheme="minorHAnsi"/>
                <w:sz w:val="20"/>
                <w:szCs w:val="20"/>
              </w:rPr>
              <w:t xml:space="preserve"> </w:t>
            </w:r>
            <w:r w:rsidRPr="00CF3C55">
              <w:rPr>
                <w:rFonts w:cstheme="minorHAnsi"/>
                <w:sz w:val="20"/>
                <w:szCs w:val="20"/>
                <w:lang w:val="en-US"/>
              </w:rPr>
              <w:t>shall treat</w:t>
            </w:r>
            <w:r w:rsidRPr="00CF3C55">
              <w:rPr>
                <w:rFonts w:cstheme="minorHAnsi"/>
                <w:sz w:val="20"/>
                <w:szCs w:val="20"/>
              </w:rPr>
              <w:t xml:space="preserve"> </w:t>
            </w:r>
            <w:r w:rsidRPr="00CF3C55">
              <w:rPr>
                <w:rFonts w:cstheme="minorHAnsi"/>
                <w:sz w:val="20"/>
                <w:szCs w:val="20"/>
                <w:lang w:val="en-US"/>
              </w:rPr>
              <w:t xml:space="preserve">the Patient as ordinary </w:t>
            </w:r>
            <w:r w:rsidRPr="00CF3C55">
              <w:rPr>
                <w:rFonts w:cstheme="minorHAnsi"/>
                <w:sz w:val="20"/>
                <w:szCs w:val="20"/>
              </w:rPr>
              <w:t>pa</w:t>
            </w:r>
            <w:r w:rsidRPr="00CF3C55">
              <w:rPr>
                <w:rFonts w:cstheme="minorHAnsi"/>
                <w:sz w:val="20"/>
                <w:szCs w:val="20"/>
                <w:lang w:val="en-US"/>
              </w:rPr>
              <w:t>t</w:t>
            </w:r>
            <w:r w:rsidRPr="00CF3C55">
              <w:rPr>
                <w:rFonts w:cstheme="minorHAnsi"/>
                <w:sz w:val="20"/>
                <w:szCs w:val="20"/>
              </w:rPr>
              <w:t>ien</w:t>
            </w:r>
            <w:r w:rsidRPr="00CF3C55">
              <w:rPr>
                <w:rFonts w:cstheme="minorHAnsi"/>
                <w:sz w:val="20"/>
                <w:szCs w:val="20"/>
                <w:lang w:val="en-US"/>
              </w:rPr>
              <w:t>t</w:t>
            </w:r>
            <w:r w:rsidRPr="00CF3C55">
              <w:rPr>
                <w:rFonts w:cstheme="minorHAnsi"/>
                <w:sz w:val="20"/>
                <w:szCs w:val="20"/>
              </w:rPr>
              <w:t xml:space="preserve"> </w:t>
            </w:r>
            <w:r w:rsidRPr="00CF3C55">
              <w:rPr>
                <w:rFonts w:cstheme="minorHAnsi"/>
                <w:sz w:val="20"/>
                <w:szCs w:val="20"/>
                <w:lang w:val="en-US"/>
              </w:rPr>
              <w:t>at the Hospital if</w:t>
            </w:r>
            <w:r w:rsidRPr="00CF3C55">
              <w:rPr>
                <w:rFonts w:cstheme="minorHAnsi"/>
                <w:sz w:val="20"/>
                <w:szCs w:val="20"/>
              </w:rPr>
              <w:t>:</w:t>
            </w:r>
          </w:p>
          <w:p w14:paraId="479296DE" w14:textId="77777777" w:rsidR="00043A54" w:rsidRPr="00CF3C55" w:rsidRDefault="00043A54" w:rsidP="00043A54">
            <w:pPr>
              <w:pStyle w:val="ListParagraph"/>
              <w:numPr>
                <w:ilvl w:val="0"/>
                <w:numId w:val="28"/>
              </w:numPr>
              <w:jc w:val="both"/>
              <w:rPr>
                <w:rFonts w:cstheme="minorHAnsi"/>
                <w:sz w:val="20"/>
                <w:szCs w:val="20"/>
                <w:lang w:val="en-US"/>
              </w:rPr>
            </w:pPr>
            <w:r w:rsidRPr="00CF3C55">
              <w:rPr>
                <w:rFonts w:cstheme="minorHAnsi"/>
                <w:sz w:val="20"/>
                <w:szCs w:val="20"/>
                <w:lang w:val="en-US"/>
              </w:rPr>
              <w:t>The Patient fails to submit the Patient Card and/or Letter of Guarantee and the Identity Card;</w:t>
            </w:r>
          </w:p>
          <w:p w14:paraId="5DB29B70" w14:textId="77777777" w:rsidR="00043A54" w:rsidRPr="00CF3C55" w:rsidRDefault="00043A54" w:rsidP="00043A54">
            <w:pPr>
              <w:pStyle w:val="ListParagraph"/>
              <w:numPr>
                <w:ilvl w:val="0"/>
                <w:numId w:val="28"/>
              </w:numPr>
              <w:jc w:val="both"/>
              <w:rPr>
                <w:rFonts w:cstheme="minorHAnsi"/>
                <w:sz w:val="20"/>
                <w:szCs w:val="20"/>
                <w:lang w:val="en-US"/>
              </w:rPr>
            </w:pPr>
            <w:r w:rsidRPr="00CF3C55">
              <w:rPr>
                <w:rFonts w:cstheme="minorHAnsi"/>
                <w:sz w:val="20"/>
                <w:szCs w:val="20"/>
                <w:lang w:val="en-US"/>
              </w:rPr>
              <w:t>Based on Validity Confirmation from Second Party;</w:t>
            </w:r>
          </w:p>
          <w:p w14:paraId="2801FAE5" w14:textId="77777777" w:rsidR="00043A54" w:rsidRPr="00CF3C55" w:rsidRDefault="00043A54" w:rsidP="00043A54">
            <w:pPr>
              <w:pStyle w:val="ListParagraph"/>
              <w:numPr>
                <w:ilvl w:val="0"/>
                <w:numId w:val="28"/>
              </w:numPr>
              <w:jc w:val="both"/>
              <w:rPr>
                <w:rFonts w:cstheme="minorHAnsi"/>
                <w:sz w:val="20"/>
                <w:szCs w:val="20"/>
                <w:lang w:val="en-US"/>
              </w:rPr>
            </w:pPr>
            <w:r w:rsidRPr="00CF3C55">
              <w:rPr>
                <w:rFonts w:cstheme="minorHAnsi"/>
                <w:sz w:val="20"/>
                <w:szCs w:val="20"/>
                <w:lang w:val="en-US"/>
              </w:rPr>
              <w:t>I</w:t>
            </w:r>
            <w:r w:rsidRPr="00CF3C55">
              <w:rPr>
                <w:rFonts w:cstheme="minorHAnsi"/>
                <w:sz w:val="20"/>
                <w:szCs w:val="20"/>
              </w:rPr>
              <w:t>dentit</w:t>
            </w:r>
            <w:r w:rsidRPr="00CF3C55">
              <w:rPr>
                <w:rFonts w:cstheme="minorHAnsi"/>
                <w:sz w:val="20"/>
                <w:szCs w:val="20"/>
                <w:lang w:val="en-US"/>
              </w:rPr>
              <w:t>y</w:t>
            </w:r>
            <w:r w:rsidRPr="00CF3C55">
              <w:rPr>
                <w:rFonts w:cstheme="minorHAnsi"/>
                <w:sz w:val="20"/>
                <w:szCs w:val="20"/>
              </w:rPr>
              <w:t xml:space="preserve"> </w:t>
            </w:r>
            <w:r w:rsidRPr="00CF3C55">
              <w:rPr>
                <w:rFonts w:cstheme="minorHAnsi"/>
                <w:sz w:val="20"/>
                <w:szCs w:val="20"/>
                <w:lang w:val="en-US"/>
              </w:rPr>
              <w:t>d</w:t>
            </w:r>
            <w:r w:rsidRPr="00CF3C55">
              <w:rPr>
                <w:rFonts w:cstheme="minorHAnsi"/>
                <w:sz w:val="20"/>
                <w:szCs w:val="20"/>
              </w:rPr>
              <w:t xml:space="preserve">ata </w:t>
            </w:r>
            <w:r w:rsidRPr="00CF3C55">
              <w:rPr>
                <w:rFonts w:cstheme="minorHAnsi"/>
                <w:sz w:val="20"/>
                <w:szCs w:val="20"/>
                <w:lang w:val="en-US"/>
              </w:rPr>
              <w:t>of the Patient shown on the Patient Card</w:t>
            </w:r>
            <w:r w:rsidRPr="00CF3C55">
              <w:rPr>
                <w:rFonts w:cstheme="minorHAnsi"/>
                <w:sz w:val="20"/>
                <w:szCs w:val="20"/>
              </w:rPr>
              <w:t xml:space="preserve"> </w:t>
            </w:r>
            <w:r w:rsidRPr="00CF3C55">
              <w:rPr>
                <w:rFonts w:cstheme="minorHAnsi"/>
                <w:sz w:val="20"/>
                <w:szCs w:val="20"/>
                <w:lang w:val="en-US"/>
              </w:rPr>
              <w:t>is not the same with the one shown on the Identity Card and there is no Validity Confirmation</w:t>
            </w:r>
            <w:r w:rsidRPr="00CF3C55">
              <w:rPr>
                <w:rFonts w:cstheme="minorHAnsi"/>
                <w:sz w:val="20"/>
                <w:szCs w:val="20"/>
              </w:rPr>
              <w:t>;</w:t>
            </w:r>
          </w:p>
          <w:p w14:paraId="5DC68F34" w14:textId="6B20869F" w:rsidR="00043A54" w:rsidRPr="009D1DE3" w:rsidRDefault="00043A54" w:rsidP="009D1DE3">
            <w:pPr>
              <w:pStyle w:val="ListParagraph"/>
              <w:numPr>
                <w:ilvl w:val="0"/>
                <w:numId w:val="28"/>
              </w:numPr>
              <w:jc w:val="both"/>
              <w:rPr>
                <w:rFonts w:cstheme="minorHAnsi"/>
                <w:sz w:val="20"/>
                <w:szCs w:val="20"/>
                <w:lang w:val="en-US"/>
              </w:rPr>
            </w:pPr>
            <w:r w:rsidRPr="00CF3C55">
              <w:rPr>
                <w:rFonts w:cstheme="minorHAnsi"/>
                <w:sz w:val="20"/>
                <w:szCs w:val="20"/>
                <w:lang w:val="en-US"/>
              </w:rPr>
              <w:t>In case of In-patient Care Service, Second Party does not issue the Letter of Guarant</w:t>
            </w:r>
            <w:r w:rsidRPr="00CF3C55">
              <w:rPr>
                <w:rFonts w:cstheme="minorHAnsi"/>
                <w:sz w:val="20"/>
                <w:szCs w:val="20"/>
              </w:rPr>
              <w:t>ee</w:t>
            </w:r>
            <w:r w:rsidRPr="00CF3C55">
              <w:rPr>
                <w:rFonts w:cstheme="minorHAnsi"/>
                <w:sz w:val="20"/>
                <w:szCs w:val="20"/>
                <w:lang w:val="en-US"/>
              </w:rPr>
              <w:t>; or</w:t>
            </w:r>
          </w:p>
          <w:p w14:paraId="6B06B7C7" w14:textId="59D97A52" w:rsidR="00043A54" w:rsidRPr="009D1DE3" w:rsidRDefault="00043A54" w:rsidP="009D1DE3">
            <w:pPr>
              <w:pStyle w:val="ListParagraph"/>
              <w:numPr>
                <w:ilvl w:val="0"/>
                <w:numId w:val="28"/>
              </w:numPr>
              <w:jc w:val="both"/>
              <w:rPr>
                <w:rFonts w:cstheme="minorHAnsi"/>
                <w:sz w:val="20"/>
                <w:szCs w:val="20"/>
                <w:lang w:val="en-US"/>
              </w:rPr>
            </w:pPr>
            <w:r w:rsidRPr="00CF3C55">
              <w:rPr>
                <w:rFonts w:cstheme="minorHAnsi"/>
                <w:sz w:val="20"/>
                <w:szCs w:val="20"/>
                <w:lang w:val="en-US"/>
              </w:rPr>
              <w:t>The Second Party fail to pay within the period as mentioned in Article 6 of this Agreement.</w:t>
            </w:r>
          </w:p>
          <w:p w14:paraId="7BC53211" w14:textId="77777777" w:rsidR="00043A54" w:rsidRPr="00CF3C55" w:rsidRDefault="00043A54" w:rsidP="00043A54">
            <w:pPr>
              <w:pStyle w:val="ListParagraph"/>
              <w:numPr>
                <w:ilvl w:val="0"/>
                <w:numId w:val="27"/>
              </w:numPr>
              <w:jc w:val="both"/>
              <w:rPr>
                <w:rFonts w:cstheme="minorHAnsi"/>
                <w:sz w:val="20"/>
                <w:szCs w:val="20"/>
                <w:lang w:val="en-US"/>
              </w:rPr>
            </w:pPr>
            <w:r w:rsidRPr="00CF3C55">
              <w:rPr>
                <w:rFonts w:cstheme="minorHAnsi"/>
                <w:sz w:val="20"/>
                <w:szCs w:val="20"/>
                <w:lang w:val="en-US"/>
              </w:rPr>
              <w:t>If the cost arising out of the Healthcare Service endured by the Patient excesses the Healthcare Service allowance given by Second Party</w:t>
            </w:r>
            <w:r w:rsidRPr="00CF3C55">
              <w:rPr>
                <w:rFonts w:cstheme="minorHAnsi"/>
                <w:sz w:val="20"/>
                <w:szCs w:val="20"/>
              </w:rPr>
              <w:t xml:space="preserve">, </w:t>
            </w:r>
            <w:r w:rsidRPr="00CF3C55">
              <w:rPr>
                <w:rFonts w:cstheme="minorHAnsi"/>
                <w:sz w:val="20"/>
                <w:szCs w:val="20"/>
                <w:lang w:val="en-US"/>
              </w:rPr>
              <w:t>then the excess cost incurred shall be borne by the Patient and paid directly</w:t>
            </w:r>
            <w:r w:rsidRPr="00CF3C55">
              <w:rPr>
                <w:rFonts w:eastAsia="PMingLiU" w:cstheme="minorHAnsi"/>
                <w:noProof/>
                <w:sz w:val="20"/>
                <w:szCs w:val="20"/>
                <w:lang w:val="en-US"/>
              </w:rPr>
              <w:t xml:space="preserve"> </w:t>
            </w:r>
            <w:r w:rsidRPr="00CF3C55">
              <w:rPr>
                <w:rFonts w:cstheme="minorHAnsi"/>
                <w:sz w:val="20"/>
                <w:szCs w:val="20"/>
                <w:lang w:val="en-US"/>
              </w:rPr>
              <w:t>prior to the Patient’s discharge from the Hospital</w:t>
            </w:r>
            <w:r w:rsidRPr="00CF3C55">
              <w:rPr>
                <w:rFonts w:cstheme="minorHAnsi"/>
                <w:sz w:val="20"/>
                <w:szCs w:val="20"/>
              </w:rPr>
              <w:t>.</w:t>
            </w:r>
          </w:p>
          <w:p w14:paraId="571EC237" w14:textId="77777777" w:rsidR="00043A54" w:rsidRDefault="00043A54" w:rsidP="00BC3EAA">
            <w:pPr>
              <w:pStyle w:val="ListParagraph"/>
              <w:ind w:left="360"/>
              <w:jc w:val="both"/>
              <w:rPr>
                <w:rFonts w:cstheme="minorHAnsi"/>
                <w:sz w:val="20"/>
                <w:szCs w:val="20"/>
                <w:lang w:val="en-US"/>
              </w:rPr>
            </w:pPr>
          </w:p>
          <w:p w14:paraId="6B48CC7E" w14:textId="77777777" w:rsidR="00492EFC" w:rsidRPr="00CF3C55" w:rsidRDefault="00492EFC" w:rsidP="00BC3EAA">
            <w:pPr>
              <w:pStyle w:val="ListParagraph"/>
              <w:ind w:left="360"/>
              <w:jc w:val="both"/>
              <w:rPr>
                <w:rFonts w:cstheme="minorHAnsi"/>
                <w:sz w:val="20"/>
                <w:szCs w:val="20"/>
                <w:lang w:val="en-US"/>
              </w:rPr>
            </w:pPr>
          </w:p>
          <w:p w14:paraId="520DA48D" w14:textId="77777777" w:rsidR="00043A54" w:rsidRPr="00CF3C55" w:rsidRDefault="00043A54" w:rsidP="00043A54">
            <w:pPr>
              <w:pStyle w:val="ListParagraph"/>
              <w:numPr>
                <w:ilvl w:val="0"/>
                <w:numId w:val="26"/>
              </w:numPr>
              <w:jc w:val="both"/>
              <w:rPr>
                <w:rFonts w:cstheme="minorHAnsi"/>
                <w:sz w:val="20"/>
                <w:szCs w:val="20"/>
                <w:lang w:val="en-US"/>
              </w:rPr>
            </w:pPr>
            <w:r w:rsidRPr="00CF3C55">
              <w:rPr>
                <w:rFonts w:cstheme="minorHAnsi"/>
                <w:bCs/>
                <w:sz w:val="20"/>
                <w:szCs w:val="20"/>
                <w:lang w:val="en-US"/>
              </w:rPr>
              <w:t>In-patient Care Service or Emergency Care Service Procedures.</w:t>
            </w:r>
          </w:p>
          <w:p w14:paraId="706E96A0" w14:textId="07367FAC" w:rsidR="00043A54" w:rsidRPr="00CF3C55" w:rsidRDefault="00043A54" w:rsidP="00043A54">
            <w:pPr>
              <w:pStyle w:val="ListParagraph"/>
              <w:numPr>
                <w:ilvl w:val="0"/>
                <w:numId w:val="29"/>
              </w:numPr>
              <w:jc w:val="both"/>
              <w:rPr>
                <w:rFonts w:cstheme="minorHAnsi"/>
                <w:sz w:val="20"/>
                <w:szCs w:val="20"/>
                <w:lang w:val="en-US"/>
              </w:rPr>
            </w:pPr>
            <w:r w:rsidRPr="00CF3C55">
              <w:rPr>
                <w:rFonts w:cstheme="minorHAnsi"/>
                <w:sz w:val="20"/>
                <w:szCs w:val="20"/>
                <w:lang w:val="en-US"/>
              </w:rPr>
              <w:t>Procedures as mentioned in Section A of Appendix II shall mutatis mutandis apply in this paragraph.</w:t>
            </w:r>
          </w:p>
          <w:p w14:paraId="5D957D6C" w14:textId="77777777" w:rsidR="00043A54" w:rsidRPr="00CF3C55" w:rsidRDefault="00043A54" w:rsidP="00043A54">
            <w:pPr>
              <w:pStyle w:val="ListParagraph"/>
              <w:numPr>
                <w:ilvl w:val="0"/>
                <w:numId w:val="29"/>
              </w:numPr>
              <w:jc w:val="both"/>
              <w:rPr>
                <w:rFonts w:cstheme="minorHAnsi"/>
                <w:sz w:val="20"/>
                <w:szCs w:val="20"/>
                <w:lang w:val="en-US"/>
              </w:rPr>
            </w:pPr>
            <w:r w:rsidRPr="00CF3C55">
              <w:rPr>
                <w:rFonts w:cstheme="minorHAnsi"/>
                <w:sz w:val="20"/>
                <w:szCs w:val="20"/>
                <w:lang w:val="en-US"/>
              </w:rPr>
              <w:t>The Patient or Second Party shall submit the Letter of Guarantee to First Party within the Submission Period</w:t>
            </w:r>
            <w:r w:rsidRPr="00CF3C55">
              <w:rPr>
                <w:rFonts w:cstheme="minorHAnsi"/>
                <w:sz w:val="20"/>
                <w:szCs w:val="20"/>
              </w:rPr>
              <w:t>.</w:t>
            </w:r>
            <w:r w:rsidRPr="00CF3C55">
              <w:rPr>
                <w:rFonts w:cstheme="minorHAnsi"/>
                <w:sz w:val="20"/>
                <w:szCs w:val="20"/>
                <w:lang w:val="en-US"/>
              </w:rPr>
              <w:t xml:space="preserve"> If the Submission Period falls on holidays</w:t>
            </w:r>
            <w:r w:rsidRPr="00CF3C55">
              <w:rPr>
                <w:rFonts w:cstheme="minorHAnsi"/>
                <w:sz w:val="20"/>
                <w:szCs w:val="20"/>
              </w:rPr>
              <w:t>,</w:t>
            </w:r>
            <w:r w:rsidRPr="00CF3C55">
              <w:rPr>
                <w:rFonts w:cstheme="minorHAnsi"/>
                <w:sz w:val="20"/>
                <w:szCs w:val="20"/>
                <w:lang w:val="en-US"/>
              </w:rPr>
              <w:t xml:space="preserve"> the Second Party shall issue</w:t>
            </w:r>
            <w:r w:rsidRPr="00CF3C55">
              <w:rPr>
                <w:rFonts w:cstheme="minorHAnsi"/>
                <w:sz w:val="20"/>
                <w:szCs w:val="20"/>
              </w:rPr>
              <w:t xml:space="preserve"> </w:t>
            </w:r>
            <w:r w:rsidRPr="00CF3C55">
              <w:rPr>
                <w:rFonts w:cstheme="minorHAnsi"/>
                <w:sz w:val="20"/>
                <w:szCs w:val="20"/>
                <w:lang w:val="en-US"/>
              </w:rPr>
              <w:t>and/or submit the Letter of Guarantee on the following working day.</w:t>
            </w:r>
          </w:p>
          <w:p w14:paraId="4AF97778" w14:textId="77777777" w:rsidR="00043A54" w:rsidRDefault="00043A54" w:rsidP="00043A54">
            <w:pPr>
              <w:pStyle w:val="ListParagraph"/>
              <w:numPr>
                <w:ilvl w:val="0"/>
                <w:numId w:val="29"/>
              </w:numPr>
              <w:jc w:val="both"/>
              <w:rPr>
                <w:rFonts w:cstheme="minorHAnsi"/>
                <w:sz w:val="20"/>
                <w:szCs w:val="20"/>
                <w:lang w:val="en-US"/>
              </w:rPr>
            </w:pPr>
            <w:r w:rsidRPr="00CF3C55">
              <w:rPr>
                <w:rFonts w:cstheme="minorHAnsi"/>
                <w:sz w:val="20"/>
                <w:szCs w:val="20"/>
                <w:lang w:val="en-US"/>
              </w:rPr>
              <w:lastRenderedPageBreak/>
              <w:t>In particular for the medical action(s)</w:t>
            </w:r>
            <w:r w:rsidRPr="00CF3C55">
              <w:rPr>
                <w:rFonts w:cstheme="minorHAnsi"/>
                <w:sz w:val="20"/>
                <w:szCs w:val="20"/>
              </w:rPr>
              <w:t xml:space="preserve"> </w:t>
            </w:r>
            <w:r w:rsidRPr="00CF3C55">
              <w:rPr>
                <w:rFonts w:cstheme="minorHAnsi"/>
                <w:sz w:val="20"/>
                <w:szCs w:val="20"/>
                <w:lang w:val="en-US"/>
              </w:rPr>
              <w:t>less than 1</w:t>
            </w:r>
            <w:r w:rsidRPr="00CF3C55">
              <w:rPr>
                <w:rFonts w:cstheme="minorHAnsi"/>
                <w:sz w:val="20"/>
                <w:szCs w:val="20"/>
              </w:rPr>
              <w:t xml:space="preserve"> x 24 </w:t>
            </w:r>
            <w:r w:rsidRPr="00CF3C55">
              <w:rPr>
                <w:rFonts w:cstheme="minorHAnsi"/>
                <w:sz w:val="20"/>
                <w:szCs w:val="20"/>
                <w:lang w:val="en-US"/>
              </w:rPr>
              <w:t>(one times twenty four) hours for which the Patient does not need the In-patient Care Service</w:t>
            </w:r>
            <w:r w:rsidRPr="00CF3C55">
              <w:rPr>
                <w:rFonts w:cstheme="minorHAnsi"/>
                <w:sz w:val="20"/>
                <w:szCs w:val="20"/>
              </w:rPr>
              <w:t>, s</w:t>
            </w:r>
            <w:r w:rsidRPr="00CF3C55">
              <w:rPr>
                <w:rFonts w:cstheme="minorHAnsi"/>
                <w:sz w:val="20"/>
                <w:szCs w:val="20"/>
                <w:lang w:val="en-US"/>
              </w:rPr>
              <w:t xml:space="preserve">uch as minor surgery with </w:t>
            </w:r>
            <w:r w:rsidRPr="00CF3C55">
              <w:rPr>
                <w:rFonts w:cstheme="minorHAnsi"/>
                <w:sz w:val="20"/>
                <w:szCs w:val="20"/>
              </w:rPr>
              <w:t>lo</w:t>
            </w:r>
            <w:r w:rsidRPr="00CF3C55">
              <w:rPr>
                <w:rFonts w:cstheme="minorHAnsi"/>
                <w:sz w:val="20"/>
                <w:szCs w:val="20"/>
                <w:lang w:val="en-US"/>
              </w:rPr>
              <w:t>c</w:t>
            </w:r>
            <w:r w:rsidRPr="00CF3C55">
              <w:rPr>
                <w:rFonts w:cstheme="minorHAnsi"/>
                <w:sz w:val="20"/>
                <w:szCs w:val="20"/>
              </w:rPr>
              <w:t>al anest</w:t>
            </w:r>
            <w:r w:rsidRPr="00CF3C55">
              <w:rPr>
                <w:rFonts w:cstheme="minorHAnsi"/>
                <w:sz w:val="20"/>
                <w:szCs w:val="20"/>
                <w:lang w:val="en-US"/>
              </w:rPr>
              <w:t>h</w:t>
            </w:r>
            <w:r w:rsidRPr="00CF3C55">
              <w:rPr>
                <w:rFonts w:cstheme="minorHAnsi"/>
                <w:sz w:val="20"/>
                <w:szCs w:val="20"/>
              </w:rPr>
              <w:t>e</w:t>
            </w:r>
            <w:r w:rsidRPr="00CF3C55">
              <w:rPr>
                <w:rFonts w:cstheme="minorHAnsi"/>
                <w:sz w:val="20"/>
                <w:szCs w:val="20"/>
                <w:lang w:val="en-US"/>
              </w:rPr>
              <w:t>t</w:t>
            </w:r>
            <w:r w:rsidRPr="00CF3C55">
              <w:rPr>
                <w:rFonts w:cstheme="minorHAnsi"/>
                <w:sz w:val="20"/>
                <w:szCs w:val="20"/>
              </w:rPr>
              <w:t>i</w:t>
            </w:r>
            <w:r w:rsidRPr="00CF3C55">
              <w:rPr>
                <w:rFonts w:cstheme="minorHAnsi"/>
                <w:sz w:val="20"/>
                <w:szCs w:val="20"/>
                <w:lang w:val="en-US"/>
              </w:rPr>
              <w:t>c</w:t>
            </w:r>
            <w:r w:rsidRPr="00CF3C55">
              <w:rPr>
                <w:rFonts w:cstheme="minorHAnsi"/>
                <w:sz w:val="20"/>
                <w:szCs w:val="20"/>
              </w:rPr>
              <w:t xml:space="preserve"> </w:t>
            </w:r>
            <w:r w:rsidRPr="00CF3C55">
              <w:rPr>
                <w:rFonts w:cstheme="minorHAnsi"/>
                <w:sz w:val="20"/>
                <w:szCs w:val="20"/>
                <w:lang w:val="en-US"/>
              </w:rPr>
              <w:t>without</w:t>
            </w:r>
            <w:r w:rsidRPr="00CF3C55">
              <w:rPr>
                <w:rFonts w:cstheme="minorHAnsi"/>
                <w:sz w:val="20"/>
                <w:szCs w:val="20"/>
              </w:rPr>
              <w:t xml:space="preserve"> </w:t>
            </w:r>
            <w:r w:rsidRPr="00CF3C55">
              <w:rPr>
                <w:rFonts w:cstheme="minorHAnsi"/>
                <w:sz w:val="20"/>
                <w:szCs w:val="20"/>
                <w:lang w:val="en-US"/>
              </w:rPr>
              <w:t>complication</w:t>
            </w:r>
            <w:r w:rsidRPr="00CF3C55">
              <w:rPr>
                <w:rFonts w:cstheme="minorHAnsi"/>
                <w:sz w:val="20"/>
                <w:szCs w:val="20"/>
              </w:rPr>
              <w:t xml:space="preserve">, </w:t>
            </w:r>
            <w:r w:rsidRPr="00CF3C55">
              <w:rPr>
                <w:rFonts w:cstheme="minorHAnsi"/>
                <w:sz w:val="20"/>
                <w:szCs w:val="20"/>
                <w:lang w:val="en-US"/>
              </w:rPr>
              <w:t xml:space="preserve">First </w:t>
            </w:r>
            <w:r w:rsidRPr="00CF3C55">
              <w:rPr>
                <w:rFonts w:cstheme="minorHAnsi"/>
                <w:sz w:val="20"/>
                <w:szCs w:val="20"/>
              </w:rPr>
              <w:t>P</w:t>
            </w:r>
            <w:r w:rsidRPr="00CF3C55">
              <w:rPr>
                <w:rFonts w:cstheme="minorHAnsi"/>
                <w:sz w:val="20"/>
                <w:szCs w:val="20"/>
                <w:lang w:val="en-US"/>
              </w:rPr>
              <w:t>arty</w:t>
            </w:r>
            <w:r w:rsidRPr="00CF3C55">
              <w:rPr>
                <w:rFonts w:cstheme="minorHAnsi"/>
                <w:sz w:val="20"/>
                <w:szCs w:val="20"/>
              </w:rPr>
              <w:t xml:space="preserve"> </w:t>
            </w:r>
            <w:r w:rsidRPr="00CF3C55">
              <w:rPr>
                <w:rFonts w:cstheme="minorHAnsi"/>
                <w:sz w:val="20"/>
                <w:szCs w:val="20"/>
                <w:lang w:val="en-US"/>
              </w:rPr>
              <w:t>shall, prior to performing such action(s),</w:t>
            </w:r>
            <w:r w:rsidRPr="00CF3C55">
              <w:rPr>
                <w:rFonts w:cstheme="minorHAnsi"/>
                <w:sz w:val="20"/>
                <w:szCs w:val="20"/>
              </w:rPr>
              <w:t xml:space="preserve"> </w:t>
            </w:r>
            <w:r w:rsidRPr="00CF3C55">
              <w:rPr>
                <w:rFonts w:cstheme="minorHAnsi"/>
                <w:sz w:val="20"/>
                <w:szCs w:val="20"/>
                <w:lang w:val="en-US"/>
              </w:rPr>
              <w:t>firstly obtain:</w:t>
            </w:r>
            <w:r w:rsidRPr="00CF3C55">
              <w:rPr>
                <w:rFonts w:cstheme="minorHAnsi"/>
                <w:sz w:val="20"/>
                <w:szCs w:val="20"/>
              </w:rPr>
              <w:t xml:space="preserve"> </w:t>
            </w:r>
            <w:r w:rsidRPr="00CF3C55">
              <w:rPr>
                <w:rFonts w:cstheme="minorHAnsi"/>
                <w:sz w:val="20"/>
                <w:szCs w:val="20"/>
                <w:lang w:val="en-US"/>
              </w:rPr>
              <w:t>(i) the Letter of Guarant</w:t>
            </w:r>
            <w:r w:rsidRPr="00CF3C55">
              <w:rPr>
                <w:rFonts w:cstheme="minorHAnsi"/>
                <w:sz w:val="20"/>
                <w:szCs w:val="20"/>
              </w:rPr>
              <w:t>ee</w:t>
            </w:r>
            <w:r w:rsidRPr="00CF3C55">
              <w:rPr>
                <w:rFonts w:cstheme="minorHAnsi"/>
                <w:sz w:val="20"/>
                <w:szCs w:val="20"/>
                <w:lang w:val="en-US"/>
              </w:rPr>
              <w:t>;</w:t>
            </w:r>
            <w:r w:rsidRPr="00CF3C55">
              <w:rPr>
                <w:rFonts w:cstheme="minorHAnsi"/>
                <w:sz w:val="20"/>
                <w:szCs w:val="20"/>
              </w:rPr>
              <w:t xml:space="preserve"> </w:t>
            </w:r>
            <w:r w:rsidRPr="00CF3C55">
              <w:rPr>
                <w:rFonts w:cstheme="minorHAnsi"/>
                <w:sz w:val="20"/>
                <w:szCs w:val="20"/>
                <w:lang w:val="en-US"/>
              </w:rPr>
              <w:t>or</w:t>
            </w:r>
            <w:r w:rsidRPr="00CF3C55">
              <w:rPr>
                <w:rFonts w:cstheme="minorHAnsi"/>
                <w:sz w:val="20"/>
                <w:szCs w:val="20"/>
              </w:rPr>
              <w:t xml:space="preserve"> </w:t>
            </w:r>
            <w:r w:rsidRPr="00CF3C55">
              <w:rPr>
                <w:rFonts w:cstheme="minorHAnsi"/>
                <w:sz w:val="20"/>
                <w:szCs w:val="20"/>
                <w:lang w:val="en-US"/>
              </w:rPr>
              <w:t>(ii) verbal consent of Second Party.</w:t>
            </w:r>
          </w:p>
          <w:p w14:paraId="5F690B43" w14:textId="77777777" w:rsidR="00043A54" w:rsidRPr="0096055B" w:rsidRDefault="00043A54" w:rsidP="00BC3EAA">
            <w:pPr>
              <w:pStyle w:val="ListParagraph"/>
              <w:ind w:left="360"/>
              <w:jc w:val="both"/>
              <w:rPr>
                <w:rFonts w:cstheme="minorHAnsi"/>
                <w:sz w:val="20"/>
                <w:szCs w:val="20"/>
                <w:lang w:val="en-US"/>
              </w:rPr>
            </w:pPr>
          </w:p>
          <w:p w14:paraId="5BE1ECEB" w14:textId="77777777" w:rsidR="00043A54" w:rsidRPr="0096055B" w:rsidRDefault="00043A54" w:rsidP="00043A54">
            <w:pPr>
              <w:pStyle w:val="ListParagraph"/>
              <w:numPr>
                <w:ilvl w:val="0"/>
                <w:numId w:val="29"/>
              </w:numPr>
              <w:jc w:val="both"/>
              <w:rPr>
                <w:rFonts w:cstheme="minorHAnsi"/>
                <w:sz w:val="20"/>
                <w:szCs w:val="20"/>
                <w:lang w:val="en-US"/>
              </w:rPr>
            </w:pPr>
            <w:r w:rsidRPr="00CF3C55">
              <w:rPr>
                <w:rFonts w:cstheme="minorHAnsi"/>
                <w:sz w:val="20"/>
                <w:szCs w:val="20"/>
                <w:lang w:val="en-US"/>
              </w:rPr>
              <w:t>If the Patient submits the Letter of Guaranty to First Party within Submission Period</w:t>
            </w:r>
            <w:r w:rsidRPr="00CF3C55">
              <w:rPr>
                <w:rFonts w:cstheme="minorHAnsi"/>
                <w:sz w:val="20"/>
                <w:szCs w:val="20"/>
              </w:rPr>
              <w:t xml:space="preserve">, </w:t>
            </w:r>
            <w:r w:rsidRPr="00CF3C55">
              <w:rPr>
                <w:rFonts w:cstheme="minorHAnsi"/>
                <w:sz w:val="20"/>
                <w:szCs w:val="20"/>
                <w:lang w:val="en-US"/>
              </w:rPr>
              <w:t>then the Patient shall be exempted from the obligation to pay</w:t>
            </w:r>
            <w:r w:rsidRPr="00CF3C55">
              <w:rPr>
                <w:rFonts w:cstheme="minorHAnsi"/>
                <w:bCs/>
                <w:sz w:val="20"/>
                <w:szCs w:val="20"/>
              </w:rPr>
              <w:t xml:space="preserve"> </w:t>
            </w:r>
            <w:r w:rsidRPr="00CF3C55">
              <w:rPr>
                <w:rFonts w:cstheme="minorHAnsi"/>
                <w:bCs/>
                <w:sz w:val="20"/>
                <w:szCs w:val="20"/>
                <w:lang w:val="en-US"/>
              </w:rPr>
              <w:t>deposit of the In-patient Care Service at the time of admission at the Hospital or prior to enduring the In-patient Care Service</w:t>
            </w:r>
            <w:r w:rsidRPr="00CF3C55">
              <w:rPr>
                <w:rFonts w:cstheme="minorHAnsi"/>
                <w:bCs/>
                <w:sz w:val="20"/>
                <w:szCs w:val="20"/>
              </w:rPr>
              <w:t xml:space="preserve"> </w:t>
            </w:r>
            <w:r w:rsidRPr="00CF3C55">
              <w:rPr>
                <w:rFonts w:cstheme="minorHAnsi"/>
                <w:bCs/>
                <w:sz w:val="20"/>
                <w:szCs w:val="20"/>
                <w:lang w:val="en-US"/>
              </w:rPr>
              <w:t>with the following terms and conditions</w:t>
            </w:r>
            <w:r w:rsidRPr="00CF3C55">
              <w:rPr>
                <w:rFonts w:cstheme="minorHAnsi"/>
                <w:sz w:val="20"/>
                <w:szCs w:val="20"/>
              </w:rPr>
              <w:t>:</w:t>
            </w:r>
          </w:p>
          <w:p w14:paraId="267B9B50" w14:textId="50CCA1D4" w:rsidR="00492EFC" w:rsidRDefault="00043A54" w:rsidP="00043A54">
            <w:pPr>
              <w:pStyle w:val="ListParagraph"/>
              <w:numPr>
                <w:ilvl w:val="0"/>
                <w:numId w:val="30"/>
              </w:numPr>
              <w:jc w:val="both"/>
              <w:rPr>
                <w:rFonts w:cstheme="minorHAnsi"/>
                <w:sz w:val="20"/>
                <w:szCs w:val="20"/>
                <w:lang w:val="en-US"/>
              </w:rPr>
            </w:pPr>
            <w:r w:rsidRPr="00CF3C55">
              <w:rPr>
                <w:rFonts w:cstheme="minorHAnsi"/>
                <w:sz w:val="20"/>
                <w:szCs w:val="20"/>
                <w:lang w:val="en-US"/>
              </w:rPr>
              <w:t>The Patient shall be placed in treatment room in line with the Treatment</w:t>
            </w:r>
            <w:r w:rsidRPr="00CF3C55">
              <w:rPr>
                <w:rFonts w:cstheme="minorHAnsi"/>
                <w:sz w:val="20"/>
                <w:szCs w:val="20"/>
              </w:rPr>
              <w:t xml:space="preserve"> </w:t>
            </w:r>
            <w:r w:rsidRPr="00CF3C55">
              <w:rPr>
                <w:rFonts w:cstheme="minorHAnsi"/>
                <w:sz w:val="20"/>
                <w:szCs w:val="20"/>
                <w:lang w:val="en-US"/>
              </w:rPr>
              <w:t>C</w:t>
            </w:r>
            <w:r w:rsidRPr="00CF3C55">
              <w:rPr>
                <w:rFonts w:cstheme="minorHAnsi"/>
                <w:sz w:val="20"/>
                <w:szCs w:val="20"/>
              </w:rPr>
              <w:t>las</w:t>
            </w:r>
            <w:r w:rsidRPr="00CF3C55">
              <w:rPr>
                <w:rFonts w:cstheme="minorHAnsi"/>
                <w:sz w:val="20"/>
                <w:szCs w:val="20"/>
                <w:lang w:val="en-US"/>
              </w:rPr>
              <w:t>s</w:t>
            </w:r>
            <w:r w:rsidRPr="00CF3C55">
              <w:rPr>
                <w:rFonts w:cstheme="minorHAnsi"/>
                <w:sz w:val="20"/>
                <w:szCs w:val="20"/>
              </w:rPr>
              <w:t>.</w:t>
            </w:r>
            <w:r w:rsidRPr="00CF3C55">
              <w:rPr>
                <w:rFonts w:cstheme="minorHAnsi"/>
                <w:sz w:val="20"/>
                <w:szCs w:val="20"/>
                <w:lang w:val="en-US"/>
              </w:rPr>
              <w:t xml:space="preserve"> If the treatment room in line with the Treatment</w:t>
            </w:r>
            <w:r w:rsidRPr="00CF3C55">
              <w:rPr>
                <w:rFonts w:cstheme="minorHAnsi"/>
                <w:sz w:val="20"/>
                <w:szCs w:val="20"/>
              </w:rPr>
              <w:t xml:space="preserve"> </w:t>
            </w:r>
            <w:r w:rsidRPr="00CF3C55">
              <w:rPr>
                <w:rFonts w:cstheme="minorHAnsi"/>
                <w:sz w:val="20"/>
                <w:szCs w:val="20"/>
                <w:lang w:val="en-US"/>
              </w:rPr>
              <w:t>C</w:t>
            </w:r>
            <w:r w:rsidRPr="00CF3C55">
              <w:rPr>
                <w:rFonts w:cstheme="minorHAnsi"/>
                <w:sz w:val="20"/>
                <w:szCs w:val="20"/>
              </w:rPr>
              <w:t>las</w:t>
            </w:r>
            <w:r w:rsidRPr="00CF3C55">
              <w:rPr>
                <w:rFonts w:cstheme="minorHAnsi"/>
                <w:sz w:val="20"/>
                <w:szCs w:val="20"/>
                <w:lang w:val="en-US"/>
              </w:rPr>
              <w:t>s</w:t>
            </w:r>
            <w:r w:rsidRPr="00CF3C55">
              <w:rPr>
                <w:rFonts w:cstheme="minorHAnsi"/>
                <w:sz w:val="20"/>
                <w:szCs w:val="20"/>
              </w:rPr>
              <w:t xml:space="preserve"> </w:t>
            </w:r>
            <w:r w:rsidRPr="00CF3C55">
              <w:rPr>
                <w:rFonts w:cstheme="minorHAnsi"/>
                <w:sz w:val="20"/>
                <w:szCs w:val="20"/>
                <w:lang w:val="en-US"/>
              </w:rPr>
              <w:t>is fully occupied</w:t>
            </w:r>
            <w:r w:rsidRPr="00CF3C55">
              <w:rPr>
                <w:rFonts w:cstheme="minorHAnsi"/>
                <w:sz w:val="20"/>
                <w:szCs w:val="20"/>
              </w:rPr>
              <w:t xml:space="preserve">, </w:t>
            </w:r>
            <w:r w:rsidRPr="00CF3C55">
              <w:rPr>
                <w:rFonts w:cstheme="minorHAnsi"/>
                <w:sz w:val="20"/>
                <w:szCs w:val="20"/>
                <w:lang w:val="en-US"/>
              </w:rPr>
              <w:t>then the Patient shall</w:t>
            </w:r>
            <w:r w:rsidRPr="00CF3C55">
              <w:rPr>
                <w:rFonts w:cstheme="minorHAnsi"/>
                <w:sz w:val="20"/>
                <w:szCs w:val="20"/>
              </w:rPr>
              <w:t xml:space="preserve">, </w:t>
            </w:r>
            <w:r w:rsidRPr="00CF3C55">
              <w:rPr>
                <w:rFonts w:cstheme="minorHAnsi"/>
                <w:sz w:val="20"/>
                <w:szCs w:val="20"/>
                <w:lang w:val="en-US"/>
              </w:rPr>
              <w:t>for the time being until the treatment room in line with the Treatment</w:t>
            </w:r>
            <w:r w:rsidRPr="00CF3C55">
              <w:rPr>
                <w:rFonts w:cstheme="minorHAnsi"/>
                <w:sz w:val="20"/>
                <w:szCs w:val="20"/>
              </w:rPr>
              <w:t xml:space="preserve"> </w:t>
            </w:r>
            <w:r w:rsidRPr="00CF3C55">
              <w:rPr>
                <w:rFonts w:cstheme="minorHAnsi"/>
                <w:sz w:val="20"/>
                <w:szCs w:val="20"/>
                <w:lang w:val="en-US"/>
              </w:rPr>
              <w:t>C</w:t>
            </w:r>
            <w:r w:rsidRPr="00CF3C55">
              <w:rPr>
                <w:rFonts w:cstheme="minorHAnsi"/>
                <w:sz w:val="20"/>
                <w:szCs w:val="20"/>
              </w:rPr>
              <w:t>las</w:t>
            </w:r>
            <w:r w:rsidRPr="00CF3C55">
              <w:rPr>
                <w:rFonts w:cstheme="minorHAnsi"/>
                <w:sz w:val="20"/>
                <w:szCs w:val="20"/>
                <w:lang w:val="en-US"/>
              </w:rPr>
              <w:t>s</w:t>
            </w:r>
            <w:r w:rsidRPr="00CF3C55">
              <w:rPr>
                <w:rFonts w:cstheme="minorHAnsi"/>
                <w:sz w:val="20"/>
                <w:szCs w:val="20"/>
              </w:rPr>
              <w:t xml:space="preserve"> </w:t>
            </w:r>
            <w:r w:rsidRPr="00CF3C55">
              <w:rPr>
                <w:rFonts w:cstheme="minorHAnsi"/>
                <w:sz w:val="20"/>
                <w:szCs w:val="20"/>
                <w:lang w:val="en-US"/>
              </w:rPr>
              <w:t>is</w:t>
            </w:r>
            <w:r w:rsidRPr="00CF3C55">
              <w:rPr>
                <w:rFonts w:cstheme="minorHAnsi"/>
                <w:sz w:val="20"/>
                <w:szCs w:val="20"/>
              </w:rPr>
              <w:t xml:space="preserve"> </w:t>
            </w:r>
            <w:r w:rsidRPr="00CF3C55">
              <w:rPr>
                <w:rFonts w:cstheme="minorHAnsi"/>
                <w:sz w:val="20"/>
                <w:szCs w:val="20"/>
                <w:lang w:val="en-US"/>
              </w:rPr>
              <w:t>available</w:t>
            </w:r>
            <w:r w:rsidRPr="00CF3C55">
              <w:rPr>
                <w:rFonts w:cstheme="minorHAnsi"/>
                <w:sz w:val="20"/>
                <w:szCs w:val="20"/>
              </w:rPr>
              <w:t xml:space="preserve">, </w:t>
            </w:r>
            <w:r w:rsidRPr="00CF3C55">
              <w:rPr>
                <w:rFonts w:cstheme="minorHAnsi"/>
                <w:sz w:val="20"/>
                <w:szCs w:val="20"/>
                <w:lang w:val="en-US"/>
              </w:rPr>
              <w:t>be placed in in the treatment room that is 1 (one) level lower or 1 (one) level higher or more than the Treatment Cl</w:t>
            </w:r>
            <w:r w:rsidRPr="00CF3C55">
              <w:rPr>
                <w:rFonts w:cstheme="minorHAnsi"/>
                <w:sz w:val="20"/>
                <w:szCs w:val="20"/>
              </w:rPr>
              <w:t>a</w:t>
            </w:r>
            <w:r w:rsidRPr="00CF3C55">
              <w:rPr>
                <w:rFonts w:cstheme="minorHAnsi"/>
                <w:sz w:val="20"/>
                <w:szCs w:val="20"/>
                <w:lang w:val="en-US"/>
              </w:rPr>
              <w:t>s</w:t>
            </w:r>
            <w:r w:rsidRPr="00CF3C55">
              <w:rPr>
                <w:rFonts w:cstheme="minorHAnsi"/>
                <w:sz w:val="20"/>
                <w:szCs w:val="20"/>
              </w:rPr>
              <w:t>s</w:t>
            </w:r>
            <w:r w:rsidRPr="00CF3C55">
              <w:rPr>
                <w:rFonts w:cstheme="minorHAnsi"/>
                <w:sz w:val="20"/>
                <w:szCs w:val="20"/>
                <w:lang w:val="en-US"/>
              </w:rPr>
              <w:t>.</w:t>
            </w:r>
          </w:p>
          <w:p w14:paraId="2EBD55DC" w14:textId="77777777" w:rsidR="00043A54" w:rsidRPr="0096055B" w:rsidRDefault="00043A54" w:rsidP="009D1DE3">
            <w:pPr>
              <w:pStyle w:val="ListParagraph"/>
              <w:jc w:val="both"/>
            </w:pPr>
          </w:p>
          <w:p w14:paraId="3093A739" w14:textId="77777777" w:rsidR="00043A54" w:rsidRDefault="00043A54" w:rsidP="00043A54">
            <w:pPr>
              <w:pStyle w:val="ListParagraph"/>
              <w:numPr>
                <w:ilvl w:val="0"/>
                <w:numId w:val="30"/>
              </w:numPr>
              <w:jc w:val="both"/>
              <w:rPr>
                <w:rFonts w:cstheme="minorHAnsi"/>
                <w:sz w:val="20"/>
                <w:szCs w:val="20"/>
                <w:lang w:val="en-US"/>
              </w:rPr>
            </w:pPr>
            <w:r w:rsidRPr="00CF3C55">
              <w:rPr>
                <w:rFonts w:cstheme="minorHAnsi"/>
                <w:sz w:val="20"/>
                <w:szCs w:val="20"/>
                <w:lang w:val="en-US"/>
              </w:rPr>
              <w:t>If the Patient shall occupy the treatment room that is 1 (one) level higher or more than the Treatment Cl</w:t>
            </w:r>
            <w:r w:rsidRPr="00CF3C55">
              <w:rPr>
                <w:rFonts w:cstheme="minorHAnsi"/>
                <w:sz w:val="20"/>
                <w:szCs w:val="20"/>
              </w:rPr>
              <w:t>a</w:t>
            </w:r>
            <w:r w:rsidRPr="00CF3C55">
              <w:rPr>
                <w:rFonts w:cstheme="minorHAnsi"/>
                <w:sz w:val="20"/>
                <w:szCs w:val="20"/>
                <w:lang w:val="en-US"/>
              </w:rPr>
              <w:t>s</w:t>
            </w:r>
            <w:r w:rsidRPr="00CF3C55">
              <w:rPr>
                <w:rFonts w:cstheme="minorHAnsi"/>
                <w:sz w:val="20"/>
                <w:szCs w:val="20"/>
              </w:rPr>
              <w:t>s</w:t>
            </w:r>
            <w:r w:rsidRPr="00CF3C55">
              <w:rPr>
                <w:rFonts w:cstheme="minorHAnsi"/>
                <w:sz w:val="20"/>
                <w:szCs w:val="20"/>
                <w:lang w:val="en-US"/>
              </w:rPr>
              <w:t>, then the excess cost incurred shall be borne by the Patient and paid directly prior to the Employee’s discharge from the Hospital.</w:t>
            </w:r>
          </w:p>
          <w:p w14:paraId="398BE5E4" w14:textId="77777777" w:rsidR="00492EFC" w:rsidRPr="00CF3C55" w:rsidRDefault="00492EFC" w:rsidP="009D1DE3">
            <w:pPr>
              <w:pStyle w:val="ListParagraph"/>
              <w:jc w:val="both"/>
              <w:rPr>
                <w:rFonts w:cstheme="minorHAnsi"/>
                <w:sz w:val="20"/>
                <w:szCs w:val="20"/>
                <w:lang w:val="en-US"/>
              </w:rPr>
            </w:pPr>
          </w:p>
          <w:p w14:paraId="2B83086E" w14:textId="77777777" w:rsidR="00043A54" w:rsidRPr="00CF3C55" w:rsidRDefault="00043A54" w:rsidP="00043A54">
            <w:pPr>
              <w:pStyle w:val="ListParagraph"/>
              <w:numPr>
                <w:ilvl w:val="0"/>
                <w:numId w:val="29"/>
              </w:numPr>
              <w:jc w:val="both"/>
              <w:rPr>
                <w:rFonts w:cstheme="minorHAnsi"/>
                <w:sz w:val="20"/>
                <w:szCs w:val="20"/>
                <w:lang w:val="en-US"/>
              </w:rPr>
            </w:pPr>
            <w:r w:rsidRPr="00CF3C55">
              <w:rPr>
                <w:rFonts w:cstheme="minorHAnsi"/>
                <w:sz w:val="20"/>
                <w:szCs w:val="20"/>
                <w:lang w:val="en-US"/>
              </w:rPr>
              <w:t>If, after enduring the Emergency Care Service, there is a medical indication for the Patient to endure the In-patient Care Service, then the cost incurred out of the Emergency Care Service and the In-patient Care Service endured by the Patient, to the extent that the Patient or Second Party has submitted the Letter of Guarantee to First Party, shall be invoiced to Second Party</w:t>
            </w:r>
            <w:r w:rsidRPr="00CF3C55">
              <w:rPr>
                <w:rFonts w:cstheme="minorHAnsi"/>
                <w:sz w:val="20"/>
                <w:szCs w:val="20"/>
                <w:lang w:val="fi-FI"/>
              </w:rPr>
              <w:t>. However,</w:t>
            </w:r>
            <w:r w:rsidRPr="00CF3C55">
              <w:rPr>
                <w:rFonts w:cstheme="minorHAnsi"/>
                <w:sz w:val="20"/>
                <w:szCs w:val="20"/>
                <w:lang w:val="en-US"/>
              </w:rPr>
              <w:t xml:space="preserve"> if there is no medical indication for the Patient to endure the In-patient Care Service, then the cost incurred out of the Emergency Care Service endured by the Patient, to the extent that the Patient has submitted the Patient Card to First Party, shall be invoiced to Second Party.</w:t>
            </w:r>
          </w:p>
          <w:p w14:paraId="5CE72BD1" w14:textId="77777777" w:rsidR="00043A54" w:rsidRDefault="00043A54" w:rsidP="00BC3EAA">
            <w:pPr>
              <w:jc w:val="both"/>
              <w:rPr>
                <w:rFonts w:asciiTheme="minorHAnsi" w:hAnsiTheme="minorHAnsi" w:cstheme="minorHAnsi"/>
                <w:sz w:val="20"/>
                <w:szCs w:val="20"/>
                <w:lang w:val="en-US"/>
              </w:rPr>
            </w:pPr>
          </w:p>
          <w:p w14:paraId="2B88D22F" w14:textId="77777777" w:rsidR="00043A54" w:rsidRDefault="00043A54" w:rsidP="00BC3EAA">
            <w:pPr>
              <w:jc w:val="both"/>
              <w:rPr>
                <w:rFonts w:asciiTheme="minorHAnsi" w:hAnsiTheme="minorHAnsi" w:cstheme="minorHAnsi"/>
                <w:sz w:val="20"/>
                <w:szCs w:val="20"/>
                <w:lang w:val="en-US"/>
              </w:rPr>
            </w:pPr>
          </w:p>
          <w:p w14:paraId="3AF42613" w14:textId="77777777" w:rsidR="00043A54" w:rsidRDefault="00043A54" w:rsidP="00BC3EAA">
            <w:pPr>
              <w:jc w:val="both"/>
              <w:rPr>
                <w:rFonts w:asciiTheme="minorHAnsi" w:hAnsiTheme="minorHAnsi" w:cstheme="minorHAnsi"/>
                <w:sz w:val="20"/>
                <w:szCs w:val="20"/>
                <w:lang w:val="en-US"/>
              </w:rPr>
            </w:pPr>
          </w:p>
          <w:p w14:paraId="436567F1" w14:textId="77777777" w:rsidR="00043A54" w:rsidRPr="00CF3C55" w:rsidRDefault="00043A54" w:rsidP="00BC3EAA">
            <w:pPr>
              <w:jc w:val="both"/>
              <w:rPr>
                <w:rFonts w:asciiTheme="minorHAnsi" w:hAnsiTheme="minorHAnsi" w:cstheme="minorHAnsi"/>
                <w:sz w:val="20"/>
                <w:szCs w:val="20"/>
                <w:lang w:val="en-US"/>
              </w:rPr>
            </w:pPr>
          </w:p>
          <w:p w14:paraId="24515581" w14:textId="77777777" w:rsidR="00043A54" w:rsidRPr="00CF3C55" w:rsidRDefault="00043A54" w:rsidP="00043A54">
            <w:pPr>
              <w:pStyle w:val="ListParagraph"/>
              <w:numPr>
                <w:ilvl w:val="0"/>
                <w:numId w:val="26"/>
              </w:numPr>
              <w:jc w:val="both"/>
              <w:rPr>
                <w:rFonts w:cstheme="minorHAnsi"/>
                <w:sz w:val="20"/>
                <w:szCs w:val="20"/>
                <w:lang w:val="en-US"/>
              </w:rPr>
            </w:pPr>
            <w:r w:rsidRPr="00CF3C55">
              <w:rPr>
                <w:rFonts w:cstheme="minorHAnsi"/>
                <w:sz w:val="20"/>
                <w:szCs w:val="20"/>
                <w:lang w:val="en-US"/>
              </w:rPr>
              <w:lastRenderedPageBreak/>
              <w:t>MCU Service Procedure</w:t>
            </w:r>
          </w:p>
          <w:p w14:paraId="5F49FE3E" w14:textId="77777777" w:rsidR="00043A54" w:rsidRDefault="00043A54">
            <w:pPr>
              <w:numPr>
                <w:ilvl w:val="0"/>
                <w:numId w:val="41"/>
              </w:numPr>
              <w:jc w:val="both"/>
              <w:rPr>
                <w:rFonts w:asciiTheme="minorHAnsi" w:hAnsiTheme="minorHAnsi" w:cstheme="minorHAnsi"/>
                <w:sz w:val="20"/>
                <w:szCs w:val="20"/>
              </w:rPr>
            </w:pPr>
            <w:r w:rsidRPr="00CF3C55">
              <w:rPr>
                <w:rFonts w:asciiTheme="minorHAnsi" w:hAnsiTheme="minorHAnsi" w:cstheme="minorHAnsi"/>
                <w:sz w:val="20"/>
                <w:szCs w:val="20"/>
              </w:rPr>
              <w:t>Within at the latest 2 (two) working days prior to MCU Service being rendered to the Patient at the Hospital, Second Party shall submit a written request for schedule of MCU Service (hereinafter referred to as “Schedule Request”) to the First Party that mentions at least the name of Patient, date and  time for rendering proposed MCU Service (hereinafter referred to as “Proposed Schedule”) along with the completeness of the data fields (form) provided by the First Party before</w:t>
            </w:r>
            <w:r>
              <w:rPr>
                <w:rFonts w:asciiTheme="minorHAnsi" w:hAnsiTheme="minorHAnsi" w:cstheme="minorHAnsi"/>
                <w:sz w:val="20"/>
                <w:szCs w:val="20"/>
              </w:rPr>
              <w:t>.</w:t>
            </w:r>
          </w:p>
          <w:p w14:paraId="23913778" w14:textId="77777777" w:rsidR="00492EFC" w:rsidRPr="0096055B" w:rsidRDefault="00492EFC" w:rsidP="009D1DE3">
            <w:pPr>
              <w:ind w:left="360"/>
              <w:jc w:val="both"/>
              <w:rPr>
                <w:rFonts w:asciiTheme="minorHAnsi" w:hAnsiTheme="minorHAnsi" w:cstheme="minorHAnsi"/>
                <w:sz w:val="20"/>
                <w:szCs w:val="20"/>
              </w:rPr>
            </w:pPr>
          </w:p>
          <w:p w14:paraId="34AB7C32" w14:textId="77777777" w:rsidR="00043A54" w:rsidRPr="00CF3C55" w:rsidRDefault="00043A54">
            <w:pPr>
              <w:numPr>
                <w:ilvl w:val="0"/>
                <w:numId w:val="41"/>
              </w:numPr>
              <w:jc w:val="both"/>
              <w:rPr>
                <w:rFonts w:asciiTheme="minorHAnsi" w:hAnsiTheme="minorHAnsi" w:cstheme="minorHAnsi"/>
                <w:sz w:val="20"/>
                <w:szCs w:val="20"/>
              </w:rPr>
            </w:pPr>
            <w:r w:rsidRPr="00CF3C55">
              <w:rPr>
                <w:rFonts w:asciiTheme="minorHAnsi" w:hAnsiTheme="minorHAnsi" w:cstheme="minorHAnsi"/>
                <w:sz w:val="20"/>
                <w:szCs w:val="20"/>
              </w:rPr>
              <w:t>First Party shall give written confirmation on the Requested Schedule to Second Party in particular with regard to the Proposed Schedule (hereinafter referred to as “Schedule Confirmation”).</w:t>
            </w:r>
          </w:p>
          <w:p w14:paraId="31C864AE" w14:textId="77777777" w:rsidR="00043A54" w:rsidRDefault="00043A54">
            <w:pPr>
              <w:numPr>
                <w:ilvl w:val="0"/>
                <w:numId w:val="41"/>
              </w:numPr>
              <w:jc w:val="both"/>
              <w:rPr>
                <w:rFonts w:asciiTheme="minorHAnsi" w:hAnsiTheme="minorHAnsi" w:cstheme="minorHAnsi"/>
                <w:sz w:val="20"/>
                <w:szCs w:val="20"/>
              </w:rPr>
            </w:pPr>
            <w:r w:rsidRPr="00CF3C55">
              <w:rPr>
                <w:rFonts w:asciiTheme="minorHAnsi" w:hAnsiTheme="minorHAnsi" w:cstheme="minorHAnsi"/>
                <w:sz w:val="20"/>
                <w:szCs w:val="20"/>
              </w:rPr>
              <w:t>If the Proposed Schedule is agreed by First Party (hereinafter referred to as “Fixed Schedule”), then, in the Schedule Confirmation, First Party shall set the requirements that must be fulfilled by the Patient prior to MCU Service being rendered at the Hospital. However, if the Proposed Schedule is rejected by the First Party, then Parties shall set other date and time for rendering MCU Service (hereinafter referred to as “Revised Schedule”) within at the latest 2 (two) working days after the date Second Party receives the Schedule Confirmation.</w:t>
            </w:r>
          </w:p>
          <w:p w14:paraId="696BABE4" w14:textId="77777777" w:rsidR="00492EFC" w:rsidRPr="00CF3C55" w:rsidRDefault="00492EFC" w:rsidP="009D1DE3">
            <w:pPr>
              <w:ind w:left="360"/>
              <w:jc w:val="both"/>
              <w:rPr>
                <w:rFonts w:asciiTheme="minorHAnsi" w:hAnsiTheme="minorHAnsi" w:cstheme="minorHAnsi"/>
                <w:sz w:val="20"/>
                <w:szCs w:val="20"/>
              </w:rPr>
            </w:pPr>
          </w:p>
          <w:p w14:paraId="6FCB2ADE" w14:textId="77777777" w:rsidR="00043A54" w:rsidRDefault="00043A54">
            <w:pPr>
              <w:numPr>
                <w:ilvl w:val="0"/>
                <w:numId w:val="41"/>
              </w:numPr>
              <w:jc w:val="both"/>
              <w:rPr>
                <w:rFonts w:asciiTheme="minorHAnsi" w:hAnsiTheme="minorHAnsi" w:cstheme="minorHAnsi"/>
                <w:sz w:val="20"/>
                <w:szCs w:val="20"/>
              </w:rPr>
            </w:pPr>
            <w:r w:rsidRPr="00CF3C55">
              <w:rPr>
                <w:rFonts w:asciiTheme="minorHAnsi" w:hAnsiTheme="minorHAnsi" w:cstheme="minorHAnsi"/>
                <w:sz w:val="20"/>
                <w:szCs w:val="20"/>
              </w:rPr>
              <w:t>After the Parties set the Revised Schedule, First Party shall set the requirements that must be fulfilled by the Patient prior to MCU Service being rendered at the Hospital including but not limited to screening the Patient's health condition, Covid Testing, fasting and/or other provisions other that apply at the hospital.</w:t>
            </w:r>
          </w:p>
          <w:p w14:paraId="56260140" w14:textId="77777777" w:rsidR="00492EFC" w:rsidRPr="00CF3C55" w:rsidRDefault="00492EFC" w:rsidP="009D1DE3">
            <w:pPr>
              <w:jc w:val="both"/>
              <w:rPr>
                <w:rFonts w:asciiTheme="minorHAnsi" w:hAnsiTheme="minorHAnsi" w:cstheme="minorHAnsi"/>
                <w:sz w:val="20"/>
                <w:szCs w:val="20"/>
              </w:rPr>
            </w:pPr>
          </w:p>
          <w:p w14:paraId="603887AC" w14:textId="77777777" w:rsidR="00043A54" w:rsidRDefault="00043A54">
            <w:pPr>
              <w:numPr>
                <w:ilvl w:val="0"/>
                <w:numId w:val="41"/>
              </w:numPr>
              <w:jc w:val="both"/>
              <w:rPr>
                <w:rFonts w:asciiTheme="minorHAnsi" w:hAnsiTheme="minorHAnsi" w:cstheme="minorHAnsi"/>
                <w:sz w:val="20"/>
                <w:szCs w:val="20"/>
              </w:rPr>
            </w:pPr>
            <w:r w:rsidRPr="00CF3C55">
              <w:rPr>
                <w:rFonts w:asciiTheme="minorHAnsi" w:hAnsiTheme="minorHAnsi" w:cstheme="minorHAnsi"/>
                <w:sz w:val="20"/>
                <w:szCs w:val="20"/>
              </w:rPr>
              <w:t xml:space="preserve">Upon admission at the Hospital on which the arrival day is in accordance to the Fix Schedule or the Revised Schedule, the Patient shall submit the original </w:t>
            </w:r>
            <w:r w:rsidRPr="00CF3C55">
              <w:rPr>
                <w:rFonts w:asciiTheme="minorHAnsi" w:hAnsiTheme="minorHAnsi" w:cstheme="minorHAnsi"/>
                <w:bCs/>
                <w:sz w:val="20"/>
                <w:szCs w:val="20"/>
                <w:lang w:val="en-US"/>
              </w:rPr>
              <w:t>Letter of Guarant</w:t>
            </w:r>
            <w:r w:rsidRPr="00CF3C55">
              <w:rPr>
                <w:rFonts w:asciiTheme="minorHAnsi" w:hAnsiTheme="minorHAnsi" w:cstheme="minorHAnsi"/>
                <w:bCs/>
                <w:sz w:val="20"/>
                <w:szCs w:val="20"/>
              </w:rPr>
              <w:t>ee</w:t>
            </w:r>
            <w:r w:rsidRPr="00CF3C55">
              <w:rPr>
                <w:rFonts w:asciiTheme="minorHAnsi" w:hAnsiTheme="minorHAnsi" w:cstheme="minorHAnsi"/>
                <w:sz w:val="20"/>
                <w:szCs w:val="20"/>
              </w:rPr>
              <w:t xml:space="preserve">, the Patient Card and the Identity Card to First Party who shall verify the identity data of the Patient as shown in the </w:t>
            </w:r>
            <w:r w:rsidRPr="00CF3C55">
              <w:rPr>
                <w:rFonts w:asciiTheme="minorHAnsi" w:hAnsiTheme="minorHAnsi" w:cstheme="minorHAnsi"/>
                <w:bCs/>
                <w:sz w:val="20"/>
                <w:szCs w:val="20"/>
                <w:lang w:val="en-US"/>
              </w:rPr>
              <w:t>Letter of Guarant</w:t>
            </w:r>
            <w:r w:rsidRPr="00CF3C55">
              <w:rPr>
                <w:rFonts w:asciiTheme="minorHAnsi" w:hAnsiTheme="minorHAnsi" w:cstheme="minorHAnsi"/>
                <w:bCs/>
                <w:sz w:val="20"/>
                <w:szCs w:val="20"/>
              </w:rPr>
              <w:t>ee</w:t>
            </w:r>
            <w:r w:rsidRPr="00CF3C55">
              <w:rPr>
                <w:rFonts w:asciiTheme="minorHAnsi" w:hAnsiTheme="minorHAnsi" w:cstheme="minorHAnsi"/>
                <w:sz w:val="20"/>
                <w:szCs w:val="20"/>
              </w:rPr>
              <w:t xml:space="preserve"> and the Patient Card with the one as shown in the Identity Card.</w:t>
            </w:r>
          </w:p>
          <w:p w14:paraId="5D017F73" w14:textId="77777777" w:rsidR="00492EFC" w:rsidRPr="00CF3C55" w:rsidRDefault="00492EFC" w:rsidP="009D1DE3">
            <w:pPr>
              <w:jc w:val="both"/>
              <w:rPr>
                <w:rFonts w:asciiTheme="minorHAnsi" w:hAnsiTheme="minorHAnsi" w:cstheme="minorHAnsi"/>
                <w:sz w:val="20"/>
                <w:szCs w:val="20"/>
              </w:rPr>
            </w:pPr>
          </w:p>
          <w:p w14:paraId="73B9C997" w14:textId="77777777" w:rsidR="00043A54" w:rsidRPr="00CF3C55" w:rsidRDefault="00043A54">
            <w:pPr>
              <w:numPr>
                <w:ilvl w:val="0"/>
                <w:numId w:val="41"/>
              </w:numPr>
              <w:jc w:val="both"/>
              <w:rPr>
                <w:rFonts w:asciiTheme="minorHAnsi" w:hAnsiTheme="minorHAnsi" w:cstheme="minorHAnsi"/>
                <w:sz w:val="20"/>
                <w:szCs w:val="20"/>
              </w:rPr>
            </w:pPr>
            <w:r w:rsidRPr="00CF3C55">
              <w:rPr>
                <w:rFonts w:asciiTheme="minorHAnsi" w:hAnsiTheme="minorHAnsi" w:cstheme="minorHAnsi"/>
                <w:sz w:val="20"/>
                <w:szCs w:val="20"/>
              </w:rPr>
              <w:t xml:space="preserve">If there is a discrepancy of the identity data of the Patient, First Party shall notify Second Party and request for the </w:t>
            </w:r>
            <w:r w:rsidRPr="00CF3C55">
              <w:rPr>
                <w:rFonts w:asciiTheme="minorHAnsi" w:hAnsiTheme="minorHAnsi" w:cstheme="minorHAnsi"/>
                <w:bCs/>
                <w:sz w:val="20"/>
                <w:szCs w:val="20"/>
              </w:rPr>
              <w:t>Validity Confirmation from Second Party</w:t>
            </w:r>
            <w:r w:rsidRPr="00CF3C55">
              <w:rPr>
                <w:rFonts w:asciiTheme="minorHAnsi" w:hAnsiTheme="minorHAnsi" w:cstheme="minorHAnsi"/>
                <w:bCs/>
                <w:sz w:val="20"/>
                <w:szCs w:val="20"/>
                <w:lang w:val="fi-FI"/>
              </w:rPr>
              <w:t xml:space="preserve"> which shall be submitted by Second Party before the MCU Service rendered to the Patient</w:t>
            </w:r>
            <w:r w:rsidRPr="00CF3C55">
              <w:rPr>
                <w:rFonts w:asciiTheme="minorHAnsi" w:hAnsiTheme="minorHAnsi" w:cstheme="minorHAnsi"/>
                <w:bCs/>
                <w:sz w:val="20"/>
                <w:szCs w:val="20"/>
              </w:rPr>
              <w:t>.</w:t>
            </w:r>
          </w:p>
          <w:p w14:paraId="3977AC94" w14:textId="77777777" w:rsidR="00043A54" w:rsidRDefault="00043A54">
            <w:pPr>
              <w:numPr>
                <w:ilvl w:val="0"/>
                <w:numId w:val="41"/>
              </w:numPr>
              <w:jc w:val="both"/>
              <w:rPr>
                <w:rFonts w:asciiTheme="minorHAnsi" w:hAnsiTheme="minorHAnsi" w:cstheme="minorHAnsi"/>
                <w:sz w:val="20"/>
                <w:szCs w:val="20"/>
              </w:rPr>
            </w:pPr>
            <w:r w:rsidRPr="00CF3C55">
              <w:rPr>
                <w:rFonts w:asciiTheme="minorHAnsi" w:hAnsiTheme="minorHAnsi" w:cstheme="minorHAnsi"/>
                <w:sz w:val="20"/>
                <w:szCs w:val="20"/>
              </w:rPr>
              <w:lastRenderedPageBreak/>
              <w:t>In rendering MCU Service to the Patient, First Party shall treat the Patient as ordinary patient at the Hospital if:</w:t>
            </w:r>
          </w:p>
          <w:p w14:paraId="2A442E60" w14:textId="77777777" w:rsidR="00492EFC" w:rsidRPr="00CF3C55" w:rsidRDefault="00492EFC" w:rsidP="009D1DE3">
            <w:pPr>
              <w:ind w:left="360"/>
              <w:jc w:val="both"/>
              <w:rPr>
                <w:rFonts w:asciiTheme="minorHAnsi" w:hAnsiTheme="minorHAnsi" w:cstheme="minorHAnsi"/>
                <w:sz w:val="20"/>
                <w:szCs w:val="20"/>
              </w:rPr>
            </w:pPr>
          </w:p>
          <w:p w14:paraId="3F247405" w14:textId="77777777" w:rsidR="00043A54" w:rsidRPr="00CF3C55" w:rsidRDefault="00043A54">
            <w:pPr>
              <w:numPr>
                <w:ilvl w:val="1"/>
                <w:numId w:val="42"/>
              </w:numPr>
              <w:ind w:left="780"/>
              <w:jc w:val="both"/>
              <w:rPr>
                <w:rFonts w:asciiTheme="minorHAnsi" w:hAnsiTheme="minorHAnsi" w:cstheme="minorHAnsi"/>
                <w:sz w:val="20"/>
                <w:szCs w:val="20"/>
              </w:rPr>
            </w:pPr>
            <w:r w:rsidRPr="00CF3C55">
              <w:rPr>
                <w:rFonts w:asciiTheme="minorHAnsi" w:hAnsiTheme="minorHAnsi" w:cstheme="minorHAnsi"/>
                <w:sz w:val="20"/>
                <w:szCs w:val="20"/>
              </w:rPr>
              <w:t xml:space="preserve">The Patient fails to submit the </w:t>
            </w:r>
            <w:r w:rsidRPr="00CF3C55">
              <w:rPr>
                <w:rFonts w:asciiTheme="minorHAnsi" w:hAnsiTheme="minorHAnsi" w:cstheme="minorHAnsi"/>
                <w:bCs/>
                <w:sz w:val="20"/>
                <w:szCs w:val="20"/>
                <w:lang w:val="en-US"/>
              </w:rPr>
              <w:t>Letter of Guarant</w:t>
            </w:r>
            <w:r w:rsidRPr="00CF3C55">
              <w:rPr>
                <w:rFonts w:asciiTheme="minorHAnsi" w:hAnsiTheme="minorHAnsi" w:cstheme="minorHAnsi"/>
                <w:bCs/>
                <w:sz w:val="20"/>
                <w:szCs w:val="20"/>
              </w:rPr>
              <w:t>ee</w:t>
            </w:r>
            <w:r w:rsidRPr="00CF3C55">
              <w:rPr>
                <w:rFonts w:asciiTheme="minorHAnsi" w:hAnsiTheme="minorHAnsi" w:cstheme="minorHAnsi"/>
                <w:sz w:val="20"/>
                <w:szCs w:val="20"/>
              </w:rPr>
              <w:t>, the Patient Card and the Identity Card; or</w:t>
            </w:r>
          </w:p>
          <w:p w14:paraId="7483BDE1" w14:textId="77777777" w:rsidR="00043A54" w:rsidRPr="00CF3C55" w:rsidRDefault="00043A54">
            <w:pPr>
              <w:numPr>
                <w:ilvl w:val="1"/>
                <w:numId w:val="42"/>
              </w:numPr>
              <w:ind w:left="780"/>
              <w:jc w:val="both"/>
              <w:rPr>
                <w:rFonts w:asciiTheme="minorHAnsi" w:hAnsiTheme="minorHAnsi" w:cstheme="minorHAnsi"/>
                <w:sz w:val="20"/>
                <w:szCs w:val="20"/>
              </w:rPr>
            </w:pPr>
            <w:r w:rsidRPr="00CF3C55">
              <w:rPr>
                <w:rFonts w:asciiTheme="minorHAnsi" w:hAnsiTheme="minorHAnsi" w:cstheme="minorHAnsi"/>
                <w:sz w:val="20"/>
                <w:szCs w:val="20"/>
              </w:rPr>
              <w:t xml:space="preserve">Identity data of the Patient shown on the </w:t>
            </w:r>
            <w:r w:rsidRPr="00CF3C55">
              <w:rPr>
                <w:rFonts w:asciiTheme="minorHAnsi" w:hAnsiTheme="minorHAnsi" w:cstheme="minorHAnsi"/>
                <w:bCs/>
                <w:sz w:val="20"/>
                <w:szCs w:val="20"/>
                <w:lang w:val="en-US"/>
              </w:rPr>
              <w:t>Letter of Guarant</w:t>
            </w:r>
            <w:r w:rsidRPr="00CF3C55">
              <w:rPr>
                <w:rFonts w:asciiTheme="minorHAnsi" w:hAnsiTheme="minorHAnsi" w:cstheme="minorHAnsi"/>
                <w:bCs/>
                <w:sz w:val="20"/>
                <w:szCs w:val="20"/>
              </w:rPr>
              <w:t>ee</w:t>
            </w:r>
            <w:r w:rsidRPr="00CF3C55">
              <w:rPr>
                <w:rFonts w:asciiTheme="minorHAnsi" w:hAnsiTheme="minorHAnsi" w:cstheme="minorHAnsi"/>
                <w:sz w:val="20"/>
                <w:szCs w:val="20"/>
              </w:rPr>
              <w:t xml:space="preserve"> and the Hospital Registration Card is not the same with the one as shown in the Identity Card and there is no Validity Confirmation.</w:t>
            </w:r>
          </w:p>
          <w:p w14:paraId="7D184750" w14:textId="77777777" w:rsidR="00043A54" w:rsidRPr="00CF3C55" w:rsidRDefault="00043A54">
            <w:pPr>
              <w:numPr>
                <w:ilvl w:val="1"/>
                <w:numId w:val="42"/>
              </w:numPr>
              <w:ind w:left="780"/>
              <w:jc w:val="both"/>
              <w:rPr>
                <w:rFonts w:asciiTheme="minorHAnsi" w:hAnsiTheme="minorHAnsi" w:cstheme="minorHAnsi"/>
                <w:sz w:val="20"/>
                <w:szCs w:val="20"/>
              </w:rPr>
            </w:pPr>
            <w:r w:rsidRPr="00CF3C55">
              <w:rPr>
                <w:rFonts w:asciiTheme="minorHAnsi" w:hAnsiTheme="minorHAnsi" w:cstheme="minorHAnsi"/>
                <w:sz w:val="20"/>
                <w:szCs w:val="20"/>
                <w:lang w:val="en-US"/>
              </w:rPr>
              <w:t>The Second Party fail to pay within the period as mentioned in Article 6 paragraph (2) of this Agreement</w:t>
            </w:r>
          </w:p>
          <w:p w14:paraId="2774BB87" w14:textId="77777777" w:rsidR="00043A54" w:rsidRDefault="00043A54">
            <w:pPr>
              <w:numPr>
                <w:ilvl w:val="0"/>
                <w:numId w:val="41"/>
              </w:numPr>
              <w:jc w:val="both"/>
              <w:rPr>
                <w:rFonts w:asciiTheme="minorHAnsi" w:hAnsiTheme="minorHAnsi" w:cstheme="minorHAnsi"/>
                <w:sz w:val="20"/>
                <w:szCs w:val="20"/>
              </w:rPr>
            </w:pPr>
            <w:r w:rsidRPr="00CF3C55">
              <w:rPr>
                <w:rFonts w:asciiTheme="minorHAnsi" w:hAnsiTheme="minorHAnsi" w:cstheme="minorHAnsi"/>
                <w:sz w:val="20"/>
                <w:szCs w:val="20"/>
              </w:rPr>
              <w:t>In case of paragraph (7) of this Point, then the cost of MCU Service incurred shall be borne by the Patient and paid in cash and directly prior to the Patient’s discharge from the Hospital.</w:t>
            </w:r>
          </w:p>
          <w:p w14:paraId="5B76672B" w14:textId="77777777" w:rsidR="00492EFC" w:rsidRPr="00CF3C55" w:rsidRDefault="00492EFC" w:rsidP="009D1DE3">
            <w:pPr>
              <w:ind w:left="360"/>
              <w:jc w:val="both"/>
              <w:rPr>
                <w:rFonts w:asciiTheme="minorHAnsi" w:hAnsiTheme="minorHAnsi" w:cstheme="minorHAnsi"/>
                <w:sz w:val="20"/>
                <w:szCs w:val="20"/>
              </w:rPr>
            </w:pPr>
          </w:p>
          <w:p w14:paraId="444B006F" w14:textId="77777777" w:rsidR="00043A54" w:rsidRPr="00CF3C55" w:rsidRDefault="00043A54">
            <w:pPr>
              <w:numPr>
                <w:ilvl w:val="0"/>
                <w:numId w:val="41"/>
              </w:numPr>
              <w:jc w:val="both"/>
              <w:rPr>
                <w:rFonts w:asciiTheme="minorHAnsi" w:hAnsiTheme="minorHAnsi" w:cstheme="minorHAnsi"/>
                <w:sz w:val="20"/>
                <w:szCs w:val="20"/>
              </w:rPr>
            </w:pPr>
            <w:r w:rsidRPr="00CF3C55">
              <w:rPr>
                <w:rFonts w:asciiTheme="minorHAnsi" w:hAnsiTheme="minorHAnsi" w:cstheme="minorHAnsi"/>
                <w:sz w:val="20"/>
                <w:szCs w:val="20"/>
              </w:rPr>
              <w:t>If Patient request additional treatments other than MCU Service, then all the additional cost incurred shall be borne by the Patient.</w:t>
            </w:r>
          </w:p>
          <w:p w14:paraId="0C5C8CBA" w14:textId="77777777" w:rsidR="00043A54" w:rsidRPr="00CF3C55" w:rsidRDefault="00043A54">
            <w:pPr>
              <w:numPr>
                <w:ilvl w:val="0"/>
                <w:numId w:val="41"/>
              </w:numPr>
              <w:jc w:val="both"/>
              <w:rPr>
                <w:rFonts w:asciiTheme="minorHAnsi" w:hAnsiTheme="minorHAnsi" w:cstheme="minorHAnsi"/>
                <w:sz w:val="20"/>
                <w:szCs w:val="20"/>
              </w:rPr>
            </w:pPr>
            <w:r w:rsidRPr="00CF3C55">
              <w:rPr>
                <w:rFonts w:asciiTheme="minorHAnsi" w:hAnsiTheme="minorHAnsi" w:cstheme="minorHAnsi"/>
                <w:sz w:val="20"/>
                <w:szCs w:val="20"/>
                <w:lang w:val="en"/>
              </w:rPr>
              <w:t>The First Party shall send the results of the Patient’s MCU Service to the Second Party within 7 (seven) working days after the MCU Service is rendered to the Patient at the Hospital or the Patient’s discharge from the Hospital.</w:t>
            </w:r>
          </w:p>
          <w:p w14:paraId="558F6C59" w14:textId="77777777" w:rsidR="00043A54" w:rsidRDefault="00043A54" w:rsidP="00BC3EAA">
            <w:pPr>
              <w:jc w:val="both"/>
              <w:rPr>
                <w:rFonts w:asciiTheme="minorHAnsi" w:hAnsiTheme="minorHAnsi" w:cstheme="minorHAnsi"/>
                <w:sz w:val="20"/>
                <w:szCs w:val="20"/>
                <w:lang w:val="en-US"/>
              </w:rPr>
            </w:pPr>
          </w:p>
          <w:p w14:paraId="2E366041" w14:textId="77777777" w:rsidR="00043A54" w:rsidRPr="0019453F" w:rsidRDefault="00043A54" w:rsidP="0019453F">
            <w:pPr>
              <w:jc w:val="both"/>
              <w:rPr>
                <w:rFonts w:cstheme="minorHAnsi"/>
                <w:sz w:val="20"/>
                <w:szCs w:val="20"/>
              </w:rPr>
            </w:pPr>
          </w:p>
        </w:tc>
      </w:tr>
    </w:tbl>
    <w:p w14:paraId="59345F83" w14:textId="77777777" w:rsidR="00043A54" w:rsidRPr="00CF3C55" w:rsidRDefault="00043A54" w:rsidP="00043A54">
      <w:pPr>
        <w:jc w:val="both"/>
        <w:rPr>
          <w:rFonts w:asciiTheme="minorHAnsi" w:hAnsiTheme="minorHAnsi" w:cstheme="minorHAnsi"/>
          <w:sz w:val="20"/>
          <w:szCs w:val="20"/>
          <w:lang w:val="en-US"/>
        </w:rPr>
        <w:sectPr w:rsidR="00043A54" w:rsidRPr="00CF3C55">
          <w:pgSz w:w="11906" w:h="16838"/>
          <w:pgMar w:top="1440" w:right="1440" w:bottom="1440" w:left="1440" w:header="708" w:footer="708" w:gutter="0"/>
          <w:cols w:space="708"/>
          <w:docGrid w:linePitch="360"/>
        </w:sectPr>
      </w:pPr>
    </w:p>
    <w:p w14:paraId="49410087" w14:textId="46DF4F46" w:rsidR="00043A54" w:rsidRPr="00217B9D" w:rsidRDefault="00043A54" w:rsidP="00043A54">
      <w:pPr>
        <w:jc w:val="center"/>
        <w:rPr>
          <w:rFonts w:asciiTheme="minorHAnsi" w:hAnsiTheme="minorHAnsi" w:cstheme="minorHAnsi"/>
          <w:b/>
          <w:bCs/>
          <w:sz w:val="20"/>
          <w:szCs w:val="20"/>
          <w:lang w:val="en-US"/>
        </w:rPr>
      </w:pPr>
      <w:r w:rsidRPr="00217B9D">
        <w:rPr>
          <w:rFonts w:asciiTheme="minorHAnsi" w:hAnsiTheme="minorHAnsi" w:cstheme="minorHAnsi"/>
          <w:b/>
          <w:bCs/>
          <w:sz w:val="20"/>
          <w:szCs w:val="20"/>
          <w:lang w:val="en-US"/>
        </w:rPr>
        <w:lastRenderedPageBreak/>
        <w:t>Lampiran I</w:t>
      </w:r>
      <w:r w:rsidR="00AD1F14" w:rsidRPr="00217B9D">
        <w:rPr>
          <w:rFonts w:asciiTheme="minorHAnsi" w:hAnsiTheme="minorHAnsi" w:cstheme="minorHAnsi"/>
          <w:b/>
          <w:bCs/>
          <w:sz w:val="20"/>
          <w:szCs w:val="20"/>
          <w:lang w:val="en-US"/>
        </w:rPr>
        <w:t>II</w:t>
      </w:r>
      <w:r w:rsidRPr="00217B9D">
        <w:rPr>
          <w:rFonts w:asciiTheme="minorHAnsi" w:hAnsiTheme="minorHAnsi" w:cstheme="minorHAnsi"/>
          <w:b/>
          <w:bCs/>
          <w:sz w:val="20"/>
          <w:szCs w:val="20"/>
          <w:lang w:val="en-US"/>
        </w:rPr>
        <w:t xml:space="preserve"> / </w:t>
      </w:r>
      <w:r w:rsidRPr="00217B9D">
        <w:rPr>
          <w:rFonts w:asciiTheme="minorHAnsi" w:hAnsiTheme="minorHAnsi" w:cstheme="minorHAnsi"/>
          <w:b/>
          <w:bCs/>
          <w:i/>
          <w:iCs/>
          <w:sz w:val="20"/>
          <w:szCs w:val="20"/>
          <w:lang w:val="en-US"/>
        </w:rPr>
        <w:t xml:space="preserve">Appendix </w:t>
      </w:r>
      <w:r w:rsidR="00AD1F14" w:rsidRPr="00217B9D">
        <w:rPr>
          <w:rFonts w:asciiTheme="minorHAnsi" w:hAnsiTheme="minorHAnsi" w:cstheme="minorHAnsi"/>
          <w:b/>
          <w:bCs/>
          <w:i/>
          <w:iCs/>
          <w:sz w:val="20"/>
          <w:szCs w:val="20"/>
          <w:lang w:val="en-US"/>
        </w:rPr>
        <w:t>III</w:t>
      </w:r>
    </w:p>
    <w:p w14:paraId="3D90047B" w14:textId="372E2D27" w:rsidR="00DD50C8" w:rsidRDefault="00043A54" w:rsidP="00D97D84">
      <w:pPr>
        <w:jc w:val="center"/>
        <w:rPr>
          <w:rFonts w:asciiTheme="minorHAnsi" w:hAnsiTheme="minorHAnsi" w:cstheme="minorHAnsi"/>
          <w:b/>
          <w:bCs/>
          <w:i/>
          <w:iCs/>
          <w:sz w:val="20"/>
          <w:szCs w:val="20"/>
          <w:lang w:val="en-US"/>
        </w:rPr>
      </w:pPr>
      <w:r w:rsidRPr="00217B9D">
        <w:rPr>
          <w:rFonts w:asciiTheme="minorHAnsi" w:hAnsiTheme="minorHAnsi" w:cstheme="minorHAnsi"/>
          <w:b/>
          <w:bCs/>
          <w:sz w:val="20"/>
          <w:szCs w:val="20"/>
          <w:lang w:val="en-US"/>
        </w:rPr>
        <w:t xml:space="preserve">Contoh  </w:t>
      </w:r>
      <w:r w:rsidR="00EA63AB">
        <w:rPr>
          <w:rFonts w:asciiTheme="minorHAnsi" w:hAnsiTheme="minorHAnsi" w:cstheme="minorHAnsi"/>
          <w:b/>
          <w:bCs/>
          <w:sz w:val="20"/>
          <w:szCs w:val="20"/>
          <w:lang w:val="en-US"/>
        </w:rPr>
        <w:t xml:space="preserve">ID Karyawan </w:t>
      </w:r>
      <w:r w:rsidRPr="00217B9D">
        <w:rPr>
          <w:rFonts w:asciiTheme="minorHAnsi" w:hAnsiTheme="minorHAnsi" w:cstheme="minorHAnsi"/>
          <w:b/>
          <w:bCs/>
          <w:sz w:val="20"/>
          <w:szCs w:val="20"/>
          <w:lang w:val="en-US"/>
        </w:rPr>
        <w:t xml:space="preserve"> / </w:t>
      </w:r>
      <w:r w:rsidRPr="00217B9D">
        <w:rPr>
          <w:rFonts w:asciiTheme="minorHAnsi" w:hAnsiTheme="minorHAnsi" w:cstheme="minorHAnsi"/>
          <w:b/>
          <w:bCs/>
          <w:i/>
          <w:iCs/>
          <w:sz w:val="20"/>
          <w:szCs w:val="20"/>
          <w:lang w:val="en-US"/>
        </w:rPr>
        <w:t xml:space="preserve">Model </w:t>
      </w:r>
      <w:r w:rsidR="00A206C3">
        <w:rPr>
          <w:rFonts w:asciiTheme="minorHAnsi" w:hAnsiTheme="minorHAnsi" w:cstheme="minorHAnsi"/>
          <w:b/>
          <w:bCs/>
          <w:i/>
          <w:iCs/>
          <w:sz w:val="20"/>
          <w:szCs w:val="20"/>
          <w:lang w:val="en-US"/>
        </w:rPr>
        <w:t>Employee ID Example</w:t>
      </w:r>
    </w:p>
    <w:p w14:paraId="267C46DB" w14:textId="77777777" w:rsidR="003B0806" w:rsidRDefault="003B0806" w:rsidP="00D97D84">
      <w:pPr>
        <w:jc w:val="center"/>
        <w:rPr>
          <w:rFonts w:asciiTheme="minorHAnsi" w:hAnsiTheme="minorHAnsi" w:cstheme="minorHAnsi"/>
          <w:b/>
          <w:bCs/>
          <w:i/>
          <w:iCs/>
          <w:sz w:val="20"/>
          <w:szCs w:val="20"/>
          <w:lang w:val="en-US"/>
        </w:rPr>
      </w:pPr>
    </w:p>
    <w:p w14:paraId="1E94064D" w14:textId="77777777" w:rsidR="003B0806" w:rsidRDefault="003B0806" w:rsidP="00D97D84">
      <w:pPr>
        <w:jc w:val="center"/>
        <w:rPr>
          <w:rFonts w:asciiTheme="minorHAnsi" w:hAnsiTheme="minorHAnsi" w:cstheme="minorHAnsi"/>
          <w:b/>
          <w:bCs/>
          <w:i/>
          <w:iCs/>
          <w:sz w:val="20"/>
          <w:szCs w:val="20"/>
          <w:lang w:val="en-US"/>
        </w:rPr>
      </w:pPr>
    </w:p>
    <w:p w14:paraId="74A3700D" w14:textId="654F39E2" w:rsidR="00EA63AB" w:rsidRDefault="003B0806" w:rsidP="00A206C3">
      <w:pPr>
        <w:rPr>
          <w:rFonts w:asciiTheme="minorHAnsi" w:hAnsiTheme="minorHAnsi" w:cstheme="minorHAnsi"/>
          <w:b/>
          <w:bCs/>
          <w:i/>
          <w:iCs/>
          <w:sz w:val="20"/>
          <w:szCs w:val="20"/>
          <w:lang w:val="en-US"/>
        </w:rPr>
      </w:pPr>
      <w:r w:rsidRPr="00E6555E">
        <w:rPr>
          <w:rFonts w:asciiTheme="minorHAnsi" w:hAnsiTheme="minorHAnsi" w:cstheme="minorHAnsi"/>
          <w:b/>
          <w:bCs/>
          <w:i/>
          <w:iCs/>
          <w:noProof/>
          <w:sz w:val="20"/>
          <w:szCs w:val="20"/>
          <w:lang w:val="en-US"/>
        </w:rPr>
        <w:drawing>
          <wp:anchor distT="0" distB="0" distL="114300" distR="114300" simplePos="0" relativeHeight="251659264" behindDoc="0" locked="0" layoutInCell="1" allowOverlap="1" wp14:anchorId="11441C51" wp14:editId="046FAA93">
            <wp:simplePos x="0" y="0"/>
            <wp:positionH relativeFrom="column">
              <wp:posOffset>1085850</wp:posOffset>
            </wp:positionH>
            <wp:positionV relativeFrom="paragraph">
              <wp:posOffset>151130</wp:posOffset>
            </wp:positionV>
            <wp:extent cx="3880485" cy="5951100"/>
            <wp:effectExtent l="0" t="0" r="5715" b="0"/>
            <wp:wrapNone/>
            <wp:docPr id="98481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18472" name=""/>
                    <pic:cNvPicPr/>
                  </pic:nvPicPr>
                  <pic:blipFill>
                    <a:blip r:embed="rId12">
                      <a:extLst>
                        <a:ext uri="{28A0092B-C50C-407E-A947-70E740481C1C}">
                          <a14:useLocalDpi xmlns:a14="http://schemas.microsoft.com/office/drawing/2010/main" val="0"/>
                        </a:ext>
                      </a:extLst>
                    </a:blip>
                    <a:stretch>
                      <a:fillRect/>
                    </a:stretch>
                  </pic:blipFill>
                  <pic:spPr>
                    <a:xfrm>
                      <a:off x="0" y="0"/>
                      <a:ext cx="3885679" cy="5959066"/>
                    </a:xfrm>
                    <a:prstGeom prst="rect">
                      <a:avLst/>
                    </a:prstGeom>
                  </pic:spPr>
                </pic:pic>
              </a:graphicData>
            </a:graphic>
            <wp14:sizeRelH relativeFrom="margin">
              <wp14:pctWidth>0</wp14:pctWidth>
            </wp14:sizeRelH>
            <wp14:sizeRelV relativeFrom="margin">
              <wp14:pctHeight>0</wp14:pctHeight>
            </wp14:sizeRelV>
          </wp:anchor>
        </w:drawing>
      </w:r>
    </w:p>
    <w:p w14:paraId="71A1FD0D" w14:textId="5EB51E10" w:rsidR="00EA63AB" w:rsidRDefault="00EA63AB" w:rsidP="00D97D84">
      <w:pPr>
        <w:jc w:val="center"/>
        <w:rPr>
          <w:rFonts w:asciiTheme="minorHAnsi" w:hAnsiTheme="minorHAnsi" w:cstheme="minorHAnsi"/>
          <w:b/>
          <w:bCs/>
          <w:i/>
          <w:iCs/>
          <w:sz w:val="20"/>
          <w:szCs w:val="20"/>
          <w:lang w:val="en-US"/>
        </w:rPr>
      </w:pPr>
    </w:p>
    <w:p w14:paraId="399A0F65" w14:textId="77777777" w:rsidR="00EA63AB" w:rsidRDefault="00EA63AB" w:rsidP="00D97D84">
      <w:pPr>
        <w:jc w:val="center"/>
        <w:rPr>
          <w:rFonts w:asciiTheme="minorHAnsi" w:hAnsiTheme="minorHAnsi" w:cstheme="minorHAnsi"/>
          <w:b/>
          <w:bCs/>
          <w:i/>
          <w:iCs/>
          <w:sz w:val="20"/>
          <w:szCs w:val="20"/>
          <w:lang w:val="en-US"/>
        </w:rPr>
      </w:pPr>
    </w:p>
    <w:p w14:paraId="440D0275" w14:textId="0231D451" w:rsidR="00EA63AB" w:rsidRDefault="00EA63AB" w:rsidP="00D97D84">
      <w:pPr>
        <w:jc w:val="center"/>
        <w:rPr>
          <w:rFonts w:asciiTheme="minorHAnsi" w:hAnsiTheme="minorHAnsi" w:cstheme="minorHAnsi"/>
          <w:b/>
          <w:bCs/>
          <w:i/>
          <w:iCs/>
          <w:sz w:val="20"/>
          <w:szCs w:val="20"/>
          <w:lang w:val="en-US"/>
        </w:rPr>
      </w:pPr>
    </w:p>
    <w:p w14:paraId="53B57F2B" w14:textId="535258A9" w:rsidR="00EA63AB" w:rsidRDefault="00EA63AB" w:rsidP="00EA63AB">
      <w:pPr>
        <w:rPr>
          <w:rFonts w:asciiTheme="minorHAnsi" w:hAnsiTheme="minorHAnsi" w:cstheme="minorHAnsi"/>
          <w:b/>
          <w:bCs/>
          <w:i/>
          <w:iCs/>
          <w:sz w:val="20"/>
          <w:szCs w:val="20"/>
          <w:lang w:val="en-US"/>
        </w:rPr>
      </w:pPr>
    </w:p>
    <w:p w14:paraId="4AF60EF7" w14:textId="33286692" w:rsidR="00EA63AB" w:rsidRDefault="00EA63AB" w:rsidP="00D97D84">
      <w:pPr>
        <w:jc w:val="center"/>
        <w:rPr>
          <w:rFonts w:asciiTheme="minorHAnsi" w:hAnsiTheme="minorHAnsi" w:cstheme="minorHAnsi"/>
          <w:b/>
          <w:bCs/>
          <w:i/>
          <w:iCs/>
          <w:sz w:val="20"/>
          <w:szCs w:val="20"/>
          <w:lang w:val="en-US"/>
        </w:rPr>
      </w:pPr>
    </w:p>
    <w:p w14:paraId="6A4C7856" w14:textId="77777777" w:rsidR="00F12716" w:rsidRDefault="00F12716" w:rsidP="00D97D84">
      <w:pPr>
        <w:jc w:val="center"/>
        <w:rPr>
          <w:rFonts w:asciiTheme="minorHAnsi" w:hAnsiTheme="minorHAnsi" w:cstheme="minorHAnsi"/>
          <w:b/>
          <w:bCs/>
          <w:i/>
          <w:iCs/>
          <w:sz w:val="20"/>
          <w:szCs w:val="20"/>
          <w:lang w:val="en-US"/>
        </w:rPr>
      </w:pPr>
    </w:p>
    <w:p w14:paraId="39940A74" w14:textId="77777777" w:rsidR="00EB6777" w:rsidRDefault="00EB6777" w:rsidP="00D97D84">
      <w:pPr>
        <w:jc w:val="center"/>
        <w:rPr>
          <w:rFonts w:asciiTheme="minorHAnsi" w:hAnsiTheme="minorHAnsi" w:cstheme="minorHAnsi"/>
          <w:b/>
          <w:bCs/>
          <w:i/>
          <w:iCs/>
          <w:sz w:val="20"/>
          <w:szCs w:val="20"/>
          <w:lang w:val="en-US"/>
        </w:rPr>
      </w:pPr>
    </w:p>
    <w:p w14:paraId="6526BF0A" w14:textId="4CAAC8D8" w:rsidR="00EB6777" w:rsidRDefault="00EB6777" w:rsidP="00D97D84">
      <w:pPr>
        <w:jc w:val="center"/>
        <w:rPr>
          <w:rFonts w:asciiTheme="minorHAnsi" w:hAnsiTheme="minorHAnsi" w:cstheme="minorHAnsi"/>
          <w:b/>
          <w:bCs/>
          <w:i/>
          <w:iCs/>
          <w:noProof/>
          <w:sz w:val="20"/>
          <w:szCs w:val="20"/>
          <w:lang w:val="en-US"/>
        </w:rPr>
      </w:pPr>
    </w:p>
    <w:p w14:paraId="30A65E99" w14:textId="77777777" w:rsidR="00E06056" w:rsidRDefault="00E06056" w:rsidP="00D97D84">
      <w:pPr>
        <w:jc w:val="center"/>
        <w:rPr>
          <w:rFonts w:asciiTheme="minorHAnsi" w:hAnsiTheme="minorHAnsi" w:cstheme="minorHAnsi"/>
          <w:b/>
          <w:bCs/>
          <w:i/>
          <w:iCs/>
          <w:noProof/>
          <w:sz w:val="20"/>
          <w:szCs w:val="20"/>
          <w:lang w:val="en-US"/>
        </w:rPr>
      </w:pPr>
    </w:p>
    <w:p w14:paraId="35C03C76" w14:textId="77777777" w:rsidR="00E06056" w:rsidRDefault="00E06056" w:rsidP="00D97D84">
      <w:pPr>
        <w:jc w:val="center"/>
        <w:rPr>
          <w:rFonts w:asciiTheme="minorHAnsi" w:hAnsiTheme="minorHAnsi" w:cstheme="minorHAnsi"/>
          <w:b/>
          <w:bCs/>
          <w:i/>
          <w:iCs/>
          <w:noProof/>
          <w:sz w:val="20"/>
          <w:szCs w:val="20"/>
          <w:lang w:val="en-US"/>
        </w:rPr>
      </w:pPr>
    </w:p>
    <w:p w14:paraId="6203916A" w14:textId="77777777" w:rsidR="00E06056" w:rsidRDefault="00E06056" w:rsidP="00D97D84">
      <w:pPr>
        <w:jc w:val="center"/>
        <w:rPr>
          <w:rFonts w:asciiTheme="minorHAnsi" w:hAnsiTheme="minorHAnsi" w:cstheme="minorHAnsi"/>
          <w:b/>
          <w:bCs/>
          <w:i/>
          <w:iCs/>
          <w:noProof/>
          <w:sz w:val="20"/>
          <w:szCs w:val="20"/>
          <w:lang w:val="en-US"/>
        </w:rPr>
      </w:pPr>
    </w:p>
    <w:p w14:paraId="0215016D" w14:textId="77777777" w:rsidR="00E06056" w:rsidRDefault="00E06056" w:rsidP="00D97D84">
      <w:pPr>
        <w:jc w:val="center"/>
        <w:rPr>
          <w:rFonts w:asciiTheme="minorHAnsi" w:hAnsiTheme="minorHAnsi" w:cstheme="minorHAnsi"/>
          <w:b/>
          <w:bCs/>
          <w:i/>
          <w:iCs/>
          <w:noProof/>
          <w:sz w:val="20"/>
          <w:szCs w:val="20"/>
          <w:lang w:val="en-US"/>
        </w:rPr>
      </w:pPr>
    </w:p>
    <w:p w14:paraId="2509755A" w14:textId="77777777" w:rsidR="00E6555E" w:rsidRDefault="00E6555E" w:rsidP="00D97D84">
      <w:pPr>
        <w:jc w:val="center"/>
        <w:rPr>
          <w:rFonts w:asciiTheme="minorHAnsi" w:hAnsiTheme="minorHAnsi" w:cstheme="minorHAnsi"/>
          <w:b/>
          <w:bCs/>
          <w:i/>
          <w:iCs/>
          <w:noProof/>
          <w:sz w:val="20"/>
          <w:szCs w:val="20"/>
          <w:lang w:val="en-US"/>
        </w:rPr>
      </w:pPr>
    </w:p>
    <w:p w14:paraId="4CEB0C20" w14:textId="77777777" w:rsidR="00E6555E" w:rsidRDefault="00E6555E" w:rsidP="00D97D84">
      <w:pPr>
        <w:jc w:val="center"/>
        <w:rPr>
          <w:rFonts w:asciiTheme="minorHAnsi" w:hAnsiTheme="minorHAnsi" w:cstheme="minorHAnsi"/>
          <w:b/>
          <w:bCs/>
          <w:i/>
          <w:iCs/>
          <w:noProof/>
          <w:sz w:val="20"/>
          <w:szCs w:val="20"/>
          <w:lang w:val="en-US"/>
        </w:rPr>
      </w:pPr>
    </w:p>
    <w:p w14:paraId="6D9F38B9" w14:textId="77777777" w:rsidR="00E6555E" w:rsidRDefault="00E6555E" w:rsidP="00D97D84">
      <w:pPr>
        <w:jc w:val="center"/>
        <w:rPr>
          <w:rFonts w:asciiTheme="minorHAnsi" w:hAnsiTheme="minorHAnsi" w:cstheme="minorHAnsi"/>
          <w:b/>
          <w:bCs/>
          <w:i/>
          <w:iCs/>
          <w:noProof/>
          <w:sz w:val="20"/>
          <w:szCs w:val="20"/>
          <w:lang w:val="en-US"/>
        </w:rPr>
      </w:pPr>
    </w:p>
    <w:p w14:paraId="669CAA39" w14:textId="77777777" w:rsidR="00E6555E" w:rsidRDefault="00E6555E" w:rsidP="00D97D84">
      <w:pPr>
        <w:jc w:val="center"/>
        <w:rPr>
          <w:rFonts w:asciiTheme="minorHAnsi" w:hAnsiTheme="minorHAnsi" w:cstheme="minorHAnsi"/>
          <w:b/>
          <w:bCs/>
          <w:i/>
          <w:iCs/>
          <w:noProof/>
          <w:sz w:val="20"/>
          <w:szCs w:val="20"/>
          <w:lang w:val="en-US"/>
        </w:rPr>
      </w:pPr>
    </w:p>
    <w:p w14:paraId="320E5A55" w14:textId="77777777" w:rsidR="00E6555E" w:rsidRDefault="00E6555E" w:rsidP="00D97D84">
      <w:pPr>
        <w:jc w:val="center"/>
        <w:rPr>
          <w:rFonts w:asciiTheme="minorHAnsi" w:hAnsiTheme="minorHAnsi" w:cstheme="minorHAnsi"/>
          <w:b/>
          <w:bCs/>
          <w:i/>
          <w:iCs/>
          <w:noProof/>
          <w:sz w:val="20"/>
          <w:szCs w:val="20"/>
          <w:lang w:val="en-US"/>
        </w:rPr>
      </w:pPr>
    </w:p>
    <w:p w14:paraId="47105ED3" w14:textId="77777777" w:rsidR="00E6555E" w:rsidRDefault="00E6555E" w:rsidP="00D97D84">
      <w:pPr>
        <w:jc w:val="center"/>
        <w:rPr>
          <w:rFonts w:asciiTheme="minorHAnsi" w:hAnsiTheme="minorHAnsi" w:cstheme="minorHAnsi"/>
          <w:b/>
          <w:bCs/>
          <w:i/>
          <w:iCs/>
          <w:noProof/>
          <w:sz w:val="20"/>
          <w:szCs w:val="20"/>
          <w:lang w:val="en-US"/>
        </w:rPr>
      </w:pPr>
    </w:p>
    <w:p w14:paraId="160F6831" w14:textId="77777777" w:rsidR="00E6555E" w:rsidRDefault="00E6555E" w:rsidP="00D97D84">
      <w:pPr>
        <w:jc w:val="center"/>
        <w:rPr>
          <w:rFonts w:asciiTheme="minorHAnsi" w:hAnsiTheme="minorHAnsi" w:cstheme="minorHAnsi"/>
          <w:b/>
          <w:bCs/>
          <w:i/>
          <w:iCs/>
          <w:noProof/>
          <w:sz w:val="20"/>
          <w:szCs w:val="20"/>
          <w:lang w:val="en-US"/>
        </w:rPr>
      </w:pPr>
    </w:p>
    <w:p w14:paraId="363B0CF2" w14:textId="77777777" w:rsidR="00E6555E" w:rsidRDefault="00E6555E" w:rsidP="00D97D84">
      <w:pPr>
        <w:jc w:val="center"/>
        <w:rPr>
          <w:rFonts w:asciiTheme="minorHAnsi" w:hAnsiTheme="minorHAnsi" w:cstheme="minorHAnsi"/>
          <w:b/>
          <w:bCs/>
          <w:i/>
          <w:iCs/>
          <w:noProof/>
          <w:sz w:val="20"/>
          <w:szCs w:val="20"/>
          <w:lang w:val="en-US"/>
        </w:rPr>
      </w:pPr>
    </w:p>
    <w:p w14:paraId="67176C51" w14:textId="77777777" w:rsidR="00E6555E" w:rsidRDefault="00E6555E" w:rsidP="00D97D84">
      <w:pPr>
        <w:jc w:val="center"/>
        <w:rPr>
          <w:rFonts w:asciiTheme="minorHAnsi" w:hAnsiTheme="minorHAnsi" w:cstheme="minorHAnsi"/>
          <w:b/>
          <w:bCs/>
          <w:i/>
          <w:iCs/>
          <w:noProof/>
          <w:sz w:val="20"/>
          <w:szCs w:val="20"/>
          <w:lang w:val="en-US"/>
        </w:rPr>
      </w:pPr>
    </w:p>
    <w:p w14:paraId="7C650E81" w14:textId="77777777" w:rsidR="00E6555E" w:rsidRDefault="00E6555E" w:rsidP="00D97D84">
      <w:pPr>
        <w:jc w:val="center"/>
        <w:rPr>
          <w:rFonts w:asciiTheme="minorHAnsi" w:hAnsiTheme="minorHAnsi" w:cstheme="minorHAnsi"/>
          <w:b/>
          <w:bCs/>
          <w:i/>
          <w:iCs/>
          <w:noProof/>
          <w:sz w:val="20"/>
          <w:szCs w:val="20"/>
          <w:lang w:val="en-US"/>
        </w:rPr>
      </w:pPr>
    </w:p>
    <w:p w14:paraId="7B597A13" w14:textId="77777777" w:rsidR="00E6555E" w:rsidRDefault="00E6555E" w:rsidP="00D97D84">
      <w:pPr>
        <w:jc w:val="center"/>
        <w:rPr>
          <w:rFonts w:asciiTheme="minorHAnsi" w:hAnsiTheme="minorHAnsi" w:cstheme="minorHAnsi"/>
          <w:b/>
          <w:bCs/>
          <w:i/>
          <w:iCs/>
          <w:noProof/>
          <w:sz w:val="20"/>
          <w:szCs w:val="20"/>
          <w:lang w:val="en-US"/>
        </w:rPr>
      </w:pPr>
    </w:p>
    <w:p w14:paraId="373EE949" w14:textId="77777777" w:rsidR="00E6555E" w:rsidRDefault="00E6555E" w:rsidP="00D97D84">
      <w:pPr>
        <w:jc w:val="center"/>
        <w:rPr>
          <w:rFonts w:asciiTheme="minorHAnsi" w:hAnsiTheme="minorHAnsi" w:cstheme="minorHAnsi"/>
          <w:b/>
          <w:bCs/>
          <w:i/>
          <w:iCs/>
          <w:noProof/>
          <w:sz w:val="20"/>
          <w:szCs w:val="20"/>
          <w:lang w:val="en-US"/>
        </w:rPr>
      </w:pPr>
    </w:p>
    <w:p w14:paraId="21FA270E" w14:textId="77777777" w:rsidR="00E6555E" w:rsidRDefault="00E6555E" w:rsidP="00D97D84">
      <w:pPr>
        <w:jc w:val="center"/>
        <w:rPr>
          <w:rFonts w:asciiTheme="minorHAnsi" w:hAnsiTheme="minorHAnsi" w:cstheme="minorHAnsi"/>
          <w:b/>
          <w:bCs/>
          <w:i/>
          <w:iCs/>
          <w:noProof/>
          <w:sz w:val="20"/>
          <w:szCs w:val="20"/>
          <w:lang w:val="en-US"/>
        </w:rPr>
      </w:pPr>
    </w:p>
    <w:p w14:paraId="1B22D144" w14:textId="77777777" w:rsidR="00E6555E" w:rsidRDefault="00E6555E" w:rsidP="00D97D84">
      <w:pPr>
        <w:jc w:val="center"/>
        <w:rPr>
          <w:rFonts w:asciiTheme="minorHAnsi" w:hAnsiTheme="minorHAnsi" w:cstheme="minorHAnsi"/>
          <w:b/>
          <w:bCs/>
          <w:i/>
          <w:iCs/>
          <w:noProof/>
          <w:sz w:val="20"/>
          <w:szCs w:val="20"/>
          <w:lang w:val="en-US"/>
        </w:rPr>
      </w:pPr>
    </w:p>
    <w:p w14:paraId="654D507A" w14:textId="77777777" w:rsidR="003B0806" w:rsidRDefault="003B0806" w:rsidP="00D97D84">
      <w:pPr>
        <w:jc w:val="center"/>
        <w:rPr>
          <w:rFonts w:asciiTheme="minorHAnsi" w:hAnsiTheme="minorHAnsi" w:cstheme="minorHAnsi"/>
          <w:b/>
          <w:bCs/>
          <w:i/>
          <w:iCs/>
          <w:noProof/>
          <w:sz w:val="20"/>
          <w:szCs w:val="20"/>
          <w:lang w:val="en-US"/>
        </w:rPr>
      </w:pPr>
    </w:p>
    <w:p w14:paraId="62B65A9E" w14:textId="77777777" w:rsidR="003B0806" w:rsidRDefault="003B0806" w:rsidP="00D97D84">
      <w:pPr>
        <w:jc w:val="center"/>
        <w:rPr>
          <w:rFonts w:asciiTheme="minorHAnsi" w:hAnsiTheme="minorHAnsi" w:cstheme="minorHAnsi"/>
          <w:b/>
          <w:bCs/>
          <w:i/>
          <w:iCs/>
          <w:noProof/>
          <w:sz w:val="20"/>
          <w:szCs w:val="20"/>
          <w:lang w:val="en-US"/>
        </w:rPr>
      </w:pPr>
    </w:p>
    <w:p w14:paraId="2B48A7BB" w14:textId="77777777" w:rsidR="003B0806" w:rsidRDefault="003B0806" w:rsidP="00D97D84">
      <w:pPr>
        <w:jc w:val="center"/>
        <w:rPr>
          <w:rFonts w:asciiTheme="minorHAnsi" w:hAnsiTheme="minorHAnsi" w:cstheme="minorHAnsi"/>
          <w:b/>
          <w:bCs/>
          <w:i/>
          <w:iCs/>
          <w:noProof/>
          <w:sz w:val="20"/>
          <w:szCs w:val="20"/>
          <w:lang w:val="en-US"/>
        </w:rPr>
      </w:pPr>
    </w:p>
    <w:p w14:paraId="3F0F86A9" w14:textId="77777777" w:rsidR="003B0806" w:rsidRDefault="003B0806" w:rsidP="00D97D84">
      <w:pPr>
        <w:jc w:val="center"/>
        <w:rPr>
          <w:rFonts w:asciiTheme="minorHAnsi" w:hAnsiTheme="minorHAnsi" w:cstheme="minorHAnsi"/>
          <w:b/>
          <w:bCs/>
          <w:i/>
          <w:iCs/>
          <w:noProof/>
          <w:sz w:val="20"/>
          <w:szCs w:val="20"/>
          <w:lang w:val="en-US"/>
        </w:rPr>
      </w:pPr>
    </w:p>
    <w:p w14:paraId="1279043C" w14:textId="77777777" w:rsidR="003B0806" w:rsidRDefault="003B0806" w:rsidP="00D97D84">
      <w:pPr>
        <w:jc w:val="center"/>
        <w:rPr>
          <w:rFonts w:asciiTheme="minorHAnsi" w:hAnsiTheme="minorHAnsi" w:cstheme="minorHAnsi"/>
          <w:b/>
          <w:bCs/>
          <w:i/>
          <w:iCs/>
          <w:noProof/>
          <w:sz w:val="20"/>
          <w:szCs w:val="20"/>
          <w:lang w:val="en-US"/>
        </w:rPr>
      </w:pPr>
    </w:p>
    <w:p w14:paraId="0141E892" w14:textId="77777777" w:rsidR="003B0806" w:rsidRDefault="003B0806" w:rsidP="00D97D84">
      <w:pPr>
        <w:jc w:val="center"/>
        <w:rPr>
          <w:rFonts w:asciiTheme="minorHAnsi" w:hAnsiTheme="minorHAnsi" w:cstheme="minorHAnsi"/>
          <w:b/>
          <w:bCs/>
          <w:i/>
          <w:iCs/>
          <w:noProof/>
          <w:sz w:val="20"/>
          <w:szCs w:val="20"/>
          <w:lang w:val="en-US"/>
        </w:rPr>
      </w:pPr>
    </w:p>
    <w:p w14:paraId="5273AADF" w14:textId="77777777" w:rsidR="003B0806" w:rsidRDefault="003B0806" w:rsidP="00D97D84">
      <w:pPr>
        <w:jc w:val="center"/>
        <w:rPr>
          <w:rFonts w:asciiTheme="minorHAnsi" w:hAnsiTheme="minorHAnsi" w:cstheme="minorHAnsi"/>
          <w:b/>
          <w:bCs/>
          <w:i/>
          <w:iCs/>
          <w:noProof/>
          <w:sz w:val="20"/>
          <w:szCs w:val="20"/>
          <w:lang w:val="en-US"/>
        </w:rPr>
      </w:pPr>
    </w:p>
    <w:p w14:paraId="51B13BFE" w14:textId="77777777" w:rsidR="003B0806" w:rsidRDefault="003B0806" w:rsidP="00D97D84">
      <w:pPr>
        <w:jc w:val="center"/>
        <w:rPr>
          <w:rFonts w:asciiTheme="minorHAnsi" w:hAnsiTheme="minorHAnsi" w:cstheme="minorHAnsi"/>
          <w:b/>
          <w:bCs/>
          <w:i/>
          <w:iCs/>
          <w:noProof/>
          <w:sz w:val="20"/>
          <w:szCs w:val="20"/>
          <w:lang w:val="en-US"/>
        </w:rPr>
      </w:pPr>
    </w:p>
    <w:p w14:paraId="10A8B52E" w14:textId="77777777" w:rsidR="003B0806" w:rsidRDefault="003B0806" w:rsidP="00D97D84">
      <w:pPr>
        <w:jc w:val="center"/>
        <w:rPr>
          <w:rFonts w:asciiTheme="minorHAnsi" w:hAnsiTheme="minorHAnsi" w:cstheme="minorHAnsi"/>
          <w:b/>
          <w:bCs/>
          <w:i/>
          <w:iCs/>
          <w:noProof/>
          <w:sz w:val="20"/>
          <w:szCs w:val="20"/>
          <w:lang w:val="en-US"/>
        </w:rPr>
      </w:pPr>
    </w:p>
    <w:p w14:paraId="07497312" w14:textId="77777777" w:rsidR="003B0806" w:rsidRDefault="003B0806" w:rsidP="00D97D84">
      <w:pPr>
        <w:jc w:val="center"/>
        <w:rPr>
          <w:rFonts w:asciiTheme="minorHAnsi" w:hAnsiTheme="minorHAnsi" w:cstheme="minorHAnsi"/>
          <w:b/>
          <w:bCs/>
          <w:i/>
          <w:iCs/>
          <w:noProof/>
          <w:sz w:val="20"/>
          <w:szCs w:val="20"/>
          <w:lang w:val="en-US"/>
        </w:rPr>
      </w:pPr>
    </w:p>
    <w:p w14:paraId="7733B171" w14:textId="77777777" w:rsidR="003B0806" w:rsidRDefault="003B0806" w:rsidP="00D97D84">
      <w:pPr>
        <w:jc w:val="center"/>
        <w:rPr>
          <w:rFonts w:asciiTheme="minorHAnsi" w:hAnsiTheme="minorHAnsi" w:cstheme="minorHAnsi"/>
          <w:b/>
          <w:bCs/>
          <w:i/>
          <w:iCs/>
          <w:noProof/>
          <w:sz w:val="20"/>
          <w:szCs w:val="20"/>
          <w:lang w:val="en-US"/>
        </w:rPr>
      </w:pPr>
    </w:p>
    <w:p w14:paraId="3700F7F2" w14:textId="77777777" w:rsidR="003B0806" w:rsidRDefault="003B0806" w:rsidP="00D97D84">
      <w:pPr>
        <w:jc w:val="center"/>
        <w:rPr>
          <w:rFonts w:asciiTheme="minorHAnsi" w:hAnsiTheme="minorHAnsi" w:cstheme="minorHAnsi"/>
          <w:b/>
          <w:bCs/>
          <w:i/>
          <w:iCs/>
          <w:noProof/>
          <w:sz w:val="20"/>
          <w:szCs w:val="20"/>
          <w:lang w:val="en-US"/>
        </w:rPr>
      </w:pPr>
    </w:p>
    <w:p w14:paraId="72447A1F" w14:textId="77777777" w:rsidR="003B0806" w:rsidRDefault="003B0806" w:rsidP="00D97D84">
      <w:pPr>
        <w:jc w:val="center"/>
        <w:rPr>
          <w:rFonts w:asciiTheme="minorHAnsi" w:hAnsiTheme="minorHAnsi" w:cstheme="minorHAnsi"/>
          <w:b/>
          <w:bCs/>
          <w:i/>
          <w:iCs/>
          <w:noProof/>
          <w:sz w:val="20"/>
          <w:szCs w:val="20"/>
          <w:lang w:val="en-US"/>
        </w:rPr>
      </w:pPr>
    </w:p>
    <w:p w14:paraId="5BDB3664" w14:textId="77777777" w:rsidR="003B0806" w:rsidRDefault="003B0806" w:rsidP="00D97D84">
      <w:pPr>
        <w:jc w:val="center"/>
        <w:rPr>
          <w:rFonts w:asciiTheme="minorHAnsi" w:hAnsiTheme="minorHAnsi" w:cstheme="minorHAnsi"/>
          <w:b/>
          <w:bCs/>
          <w:i/>
          <w:iCs/>
          <w:noProof/>
          <w:sz w:val="20"/>
          <w:szCs w:val="20"/>
          <w:lang w:val="en-US"/>
        </w:rPr>
      </w:pPr>
    </w:p>
    <w:p w14:paraId="5864EAF8" w14:textId="77777777" w:rsidR="003B0806" w:rsidRDefault="003B0806" w:rsidP="00D97D84">
      <w:pPr>
        <w:jc w:val="center"/>
        <w:rPr>
          <w:rFonts w:asciiTheme="minorHAnsi" w:hAnsiTheme="minorHAnsi" w:cstheme="minorHAnsi"/>
          <w:b/>
          <w:bCs/>
          <w:i/>
          <w:iCs/>
          <w:noProof/>
          <w:sz w:val="20"/>
          <w:szCs w:val="20"/>
          <w:lang w:val="en-US"/>
        </w:rPr>
      </w:pPr>
    </w:p>
    <w:p w14:paraId="6974B4D8" w14:textId="77777777" w:rsidR="003B0806" w:rsidRDefault="003B0806" w:rsidP="00D97D84">
      <w:pPr>
        <w:jc w:val="center"/>
        <w:rPr>
          <w:rFonts w:asciiTheme="minorHAnsi" w:hAnsiTheme="minorHAnsi" w:cstheme="minorHAnsi"/>
          <w:b/>
          <w:bCs/>
          <w:i/>
          <w:iCs/>
          <w:noProof/>
          <w:sz w:val="20"/>
          <w:szCs w:val="20"/>
          <w:lang w:val="en-US"/>
        </w:rPr>
      </w:pPr>
    </w:p>
    <w:p w14:paraId="75665152" w14:textId="77777777" w:rsidR="003B0806" w:rsidRDefault="003B0806" w:rsidP="00D97D84">
      <w:pPr>
        <w:jc w:val="center"/>
        <w:rPr>
          <w:rFonts w:asciiTheme="minorHAnsi" w:hAnsiTheme="minorHAnsi" w:cstheme="minorHAnsi"/>
          <w:b/>
          <w:bCs/>
          <w:i/>
          <w:iCs/>
          <w:noProof/>
          <w:sz w:val="20"/>
          <w:szCs w:val="20"/>
          <w:lang w:val="en-US"/>
        </w:rPr>
      </w:pPr>
    </w:p>
    <w:p w14:paraId="59A5E817" w14:textId="77777777" w:rsidR="003B0806" w:rsidRDefault="003B0806" w:rsidP="00D97D84">
      <w:pPr>
        <w:jc w:val="center"/>
        <w:rPr>
          <w:rFonts w:asciiTheme="minorHAnsi" w:hAnsiTheme="minorHAnsi" w:cstheme="minorHAnsi"/>
          <w:b/>
          <w:bCs/>
          <w:i/>
          <w:iCs/>
          <w:noProof/>
          <w:sz w:val="20"/>
          <w:szCs w:val="20"/>
          <w:lang w:val="en-US"/>
        </w:rPr>
      </w:pPr>
    </w:p>
    <w:p w14:paraId="572E61A8" w14:textId="77777777" w:rsidR="003B0806" w:rsidRDefault="003B0806" w:rsidP="00D97D84">
      <w:pPr>
        <w:jc w:val="center"/>
        <w:rPr>
          <w:rFonts w:asciiTheme="minorHAnsi" w:hAnsiTheme="minorHAnsi" w:cstheme="minorHAnsi"/>
          <w:b/>
          <w:bCs/>
          <w:i/>
          <w:iCs/>
          <w:noProof/>
          <w:sz w:val="20"/>
          <w:szCs w:val="20"/>
          <w:lang w:val="en-US"/>
        </w:rPr>
      </w:pPr>
    </w:p>
    <w:p w14:paraId="795D499F" w14:textId="77777777" w:rsidR="003B0806" w:rsidRDefault="003B0806" w:rsidP="00D97D84">
      <w:pPr>
        <w:jc w:val="center"/>
        <w:rPr>
          <w:rFonts w:asciiTheme="minorHAnsi" w:hAnsiTheme="minorHAnsi" w:cstheme="minorHAnsi"/>
          <w:b/>
          <w:bCs/>
          <w:i/>
          <w:iCs/>
          <w:noProof/>
          <w:sz w:val="20"/>
          <w:szCs w:val="20"/>
          <w:lang w:val="en-US"/>
        </w:rPr>
      </w:pPr>
    </w:p>
    <w:p w14:paraId="61D886ED" w14:textId="77777777" w:rsidR="003B0806" w:rsidRDefault="003B0806" w:rsidP="00D97D84">
      <w:pPr>
        <w:jc w:val="center"/>
        <w:rPr>
          <w:rFonts w:asciiTheme="minorHAnsi" w:hAnsiTheme="minorHAnsi" w:cstheme="minorHAnsi"/>
          <w:b/>
          <w:bCs/>
          <w:i/>
          <w:iCs/>
          <w:noProof/>
          <w:sz w:val="20"/>
          <w:szCs w:val="20"/>
          <w:lang w:val="en-US"/>
        </w:rPr>
      </w:pPr>
    </w:p>
    <w:p w14:paraId="4BE22C3C" w14:textId="77777777" w:rsidR="00E6555E" w:rsidRDefault="00E6555E" w:rsidP="00D97D84">
      <w:pPr>
        <w:jc w:val="center"/>
        <w:rPr>
          <w:rFonts w:asciiTheme="minorHAnsi" w:hAnsiTheme="minorHAnsi" w:cstheme="minorHAnsi"/>
          <w:b/>
          <w:bCs/>
          <w:i/>
          <w:iCs/>
          <w:noProof/>
          <w:sz w:val="20"/>
          <w:szCs w:val="20"/>
          <w:lang w:val="en-US"/>
        </w:rPr>
      </w:pPr>
    </w:p>
    <w:p w14:paraId="11AD55CC" w14:textId="5DFF34CA" w:rsidR="00E6555E" w:rsidRDefault="00E6555E" w:rsidP="00D97D84">
      <w:pPr>
        <w:jc w:val="center"/>
        <w:rPr>
          <w:rFonts w:asciiTheme="minorHAnsi" w:hAnsiTheme="minorHAnsi" w:cstheme="minorHAnsi"/>
          <w:b/>
          <w:bCs/>
          <w:i/>
          <w:iCs/>
          <w:noProof/>
          <w:sz w:val="20"/>
          <w:szCs w:val="20"/>
          <w:lang w:val="en-US"/>
        </w:rPr>
      </w:pPr>
      <w:r w:rsidRPr="00E6555E">
        <w:rPr>
          <w:rFonts w:asciiTheme="minorHAnsi" w:hAnsiTheme="minorHAnsi" w:cstheme="minorHAnsi"/>
          <w:b/>
          <w:bCs/>
          <w:i/>
          <w:iCs/>
          <w:noProof/>
          <w:sz w:val="20"/>
          <w:szCs w:val="20"/>
          <w:lang w:val="en-US"/>
        </w:rPr>
        <w:lastRenderedPageBreak/>
        <w:drawing>
          <wp:anchor distT="0" distB="0" distL="114300" distR="114300" simplePos="0" relativeHeight="251658240" behindDoc="0" locked="0" layoutInCell="1" allowOverlap="1" wp14:anchorId="22990DF0" wp14:editId="00866167">
            <wp:simplePos x="0" y="0"/>
            <wp:positionH relativeFrom="margin">
              <wp:align>left</wp:align>
            </wp:positionH>
            <wp:positionV relativeFrom="paragraph">
              <wp:posOffset>0</wp:posOffset>
            </wp:positionV>
            <wp:extent cx="6086045" cy="8436410"/>
            <wp:effectExtent l="0" t="0" r="0" b="3175"/>
            <wp:wrapNone/>
            <wp:docPr id="16513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74710" name=""/>
                    <pic:cNvPicPr/>
                  </pic:nvPicPr>
                  <pic:blipFill>
                    <a:blip r:embed="rId13">
                      <a:extLst>
                        <a:ext uri="{28A0092B-C50C-407E-A947-70E740481C1C}">
                          <a14:useLocalDpi xmlns:a14="http://schemas.microsoft.com/office/drawing/2010/main" val="0"/>
                        </a:ext>
                      </a:extLst>
                    </a:blip>
                    <a:stretch>
                      <a:fillRect/>
                    </a:stretch>
                  </pic:blipFill>
                  <pic:spPr>
                    <a:xfrm>
                      <a:off x="0" y="0"/>
                      <a:ext cx="6086045" cy="8436410"/>
                    </a:xfrm>
                    <a:prstGeom prst="rect">
                      <a:avLst/>
                    </a:prstGeom>
                  </pic:spPr>
                </pic:pic>
              </a:graphicData>
            </a:graphic>
            <wp14:sizeRelH relativeFrom="margin">
              <wp14:pctWidth>0</wp14:pctWidth>
            </wp14:sizeRelH>
            <wp14:sizeRelV relativeFrom="margin">
              <wp14:pctHeight>0</wp14:pctHeight>
            </wp14:sizeRelV>
          </wp:anchor>
        </w:drawing>
      </w:r>
    </w:p>
    <w:p w14:paraId="25F366AD" w14:textId="77777777" w:rsidR="00E06056" w:rsidRDefault="00E06056" w:rsidP="00D97D84">
      <w:pPr>
        <w:jc w:val="center"/>
        <w:rPr>
          <w:rFonts w:asciiTheme="minorHAnsi" w:hAnsiTheme="minorHAnsi" w:cstheme="minorHAnsi"/>
          <w:b/>
          <w:bCs/>
          <w:i/>
          <w:iCs/>
          <w:noProof/>
          <w:sz w:val="20"/>
          <w:szCs w:val="20"/>
          <w:lang w:val="en-US"/>
        </w:rPr>
      </w:pPr>
    </w:p>
    <w:p w14:paraId="4DFF642B" w14:textId="77777777" w:rsidR="00E06056" w:rsidRDefault="00E06056" w:rsidP="00D97D84">
      <w:pPr>
        <w:jc w:val="center"/>
        <w:rPr>
          <w:rFonts w:asciiTheme="minorHAnsi" w:hAnsiTheme="minorHAnsi" w:cstheme="minorHAnsi"/>
          <w:b/>
          <w:bCs/>
          <w:i/>
          <w:iCs/>
          <w:noProof/>
          <w:sz w:val="20"/>
          <w:szCs w:val="20"/>
          <w:lang w:val="en-US"/>
        </w:rPr>
      </w:pPr>
    </w:p>
    <w:p w14:paraId="32A81A0B" w14:textId="77777777" w:rsidR="00E06056" w:rsidRDefault="00E06056" w:rsidP="00D97D84">
      <w:pPr>
        <w:jc w:val="center"/>
        <w:rPr>
          <w:rFonts w:asciiTheme="minorHAnsi" w:hAnsiTheme="minorHAnsi" w:cstheme="minorHAnsi"/>
          <w:b/>
          <w:bCs/>
          <w:i/>
          <w:iCs/>
          <w:noProof/>
          <w:sz w:val="20"/>
          <w:szCs w:val="20"/>
          <w:lang w:val="en-US"/>
        </w:rPr>
      </w:pPr>
    </w:p>
    <w:p w14:paraId="5BA2059F" w14:textId="77777777" w:rsidR="00E06056" w:rsidRDefault="00E06056" w:rsidP="00D97D84">
      <w:pPr>
        <w:jc w:val="center"/>
        <w:rPr>
          <w:rFonts w:asciiTheme="minorHAnsi" w:hAnsiTheme="minorHAnsi" w:cstheme="minorHAnsi"/>
          <w:b/>
          <w:bCs/>
          <w:i/>
          <w:iCs/>
          <w:noProof/>
          <w:sz w:val="20"/>
          <w:szCs w:val="20"/>
          <w:lang w:val="en-US"/>
        </w:rPr>
      </w:pPr>
    </w:p>
    <w:p w14:paraId="378C8345" w14:textId="77777777" w:rsidR="00E06056" w:rsidRDefault="00E06056" w:rsidP="00D97D84">
      <w:pPr>
        <w:jc w:val="center"/>
        <w:rPr>
          <w:rFonts w:asciiTheme="minorHAnsi" w:hAnsiTheme="minorHAnsi" w:cstheme="minorHAnsi"/>
          <w:b/>
          <w:bCs/>
          <w:i/>
          <w:iCs/>
          <w:noProof/>
          <w:sz w:val="20"/>
          <w:szCs w:val="20"/>
          <w:lang w:val="en-US"/>
        </w:rPr>
      </w:pPr>
    </w:p>
    <w:p w14:paraId="77C3839C" w14:textId="77777777" w:rsidR="00E06056" w:rsidRDefault="00E06056" w:rsidP="00D97D84">
      <w:pPr>
        <w:jc w:val="center"/>
        <w:rPr>
          <w:rFonts w:asciiTheme="minorHAnsi" w:hAnsiTheme="minorHAnsi" w:cstheme="minorHAnsi"/>
          <w:b/>
          <w:bCs/>
          <w:i/>
          <w:iCs/>
          <w:noProof/>
          <w:sz w:val="20"/>
          <w:szCs w:val="20"/>
          <w:lang w:val="en-US"/>
        </w:rPr>
      </w:pPr>
    </w:p>
    <w:p w14:paraId="79966CDD" w14:textId="77777777" w:rsidR="00E06056" w:rsidRDefault="00E06056" w:rsidP="00D97D84">
      <w:pPr>
        <w:jc w:val="center"/>
        <w:rPr>
          <w:rFonts w:asciiTheme="minorHAnsi" w:hAnsiTheme="minorHAnsi" w:cstheme="minorHAnsi"/>
          <w:b/>
          <w:bCs/>
          <w:i/>
          <w:iCs/>
          <w:noProof/>
          <w:sz w:val="20"/>
          <w:szCs w:val="20"/>
          <w:lang w:val="en-US"/>
        </w:rPr>
      </w:pPr>
    </w:p>
    <w:p w14:paraId="68CFC5C0" w14:textId="77777777" w:rsidR="00E06056" w:rsidRDefault="00E06056" w:rsidP="00D97D84">
      <w:pPr>
        <w:jc w:val="center"/>
        <w:rPr>
          <w:rFonts w:asciiTheme="minorHAnsi" w:hAnsiTheme="minorHAnsi" w:cstheme="minorHAnsi"/>
          <w:b/>
          <w:bCs/>
          <w:i/>
          <w:iCs/>
          <w:noProof/>
          <w:sz w:val="20"/>
          <w:szCs w:val="20"/>
          <w:lang w:val="en-US"/>
        </w:rPr>
      </w:pPr>
    </w:p>
    <w:p w14:paraId="520CFB6A" w14:textId="77777777" w:rsidR="00E06056" w:rsidRDefault="00E06056" w:rsidP="00D97D84">
      <w:pPr>
        <w:jc w:val="center"/>
        <w:rPr>
          <w:rFonts w:asciiTheme="minorHAnsi" w:hAnsiTheme="minorHAnsi" w:cstheme="minorHAnsi"/>
          <w:b/>
          <w:bCs/>
          <w:i/>
          <w:iCs/>
          <w:noProof/>
          <w:sz w:val="20"/>
          <w:szCs w:val="20"/>
          <w:lang w:val="en-US"/>
        </w:rPr>
      </w:pPr>
    </w:p>
    <w:p w14:paraId="7F6861B3" w14:textId="77777777" w:rsidR="00E06056" w:rsidRDefault="00E06056" w:rsidP="00D97D84">
      <w:pPr>
        <w:jc w:val="center"/>
        <w:rPr>
          <w:rFonts w:asciiTheme="minorHAnsi" w:hAnsiTheme="minorHAnsi" w:cstheme="minorHAnsi"/>
          <w:b/>
          <w:bCs/>
          <w:i/>
          <w:iCs/>
          <w:noProof/>
          <w:sz w:val="20"/>
          <w:szCs w:val="20"/>
          <w:lang w:val="en-US"/>
        </w:rPr>
      </w:pPr>
    </w:p>
    <w:p w14:paraId="570C34CD" w14:textId="77777777" w:rsidR="00E06056" w:rsidRDefault="00E06056" w:rsidP="00D97D84">
      <w:pPr>
        <w:jc w:val="center"/>
        <w:rPr>
          <w:rFonts w:asciiTheme="minorHAnsi" w:hAnsiTheme="minorHAnsi" w:cstheme="minorHAnsi"/>
          <w:b/>
          <w:bCs/>
          <w:i/>
          <w:iCs/>
          <w:noProof/>
          <w:sz w:val="20"/>
          <w:szCs w:val="20"/>
          <w:lang w:val="en-US"/>
        </w:rPr>
      </w:pPr>
    </w:p>
    <w:p w14:paraId="19E7BD59" w14:textId="77777777" w:rsidR="00E06056" w:rsidRDefault="00E06056" w:rsidP="00D97D84">
      <w:pPr>
        <w:jc w:val="center"/>
        <w:rPr>
          <w:rFonts w:asciiTheme="minorHAnsi" w:hAnsiTheme="minorHAnsi" w:cstheme="minorHAnsi"/>
          <w:b/>
          <w:bCs/>
          <w:i/>
          <w:iCs/>
          <w:noProof/>
          <w:sz w:val="20"/>
          <w:szCs w:val="20"/>
          <w:lang w:val="en-US"/>
        </w:rPr>
      </w:pPr>
    </w:p>
    <w:p w14:paraId="42A1534B" w14:textId="77777777" w:rsidR="00E06056" w:rsidRDefault="00E06056" w:rsidP="00D97D84">
      <w:pPr>
        <w:jc w:val="center"/>
        <w:rPr>
          <w:rFonts w:asciiTheme="minorHAnsi" w:hAnsiTheme="minorHAnsi" w:cstheme="minorHAnsi"/>
          <w:b/>
          <w:bCs/>
          <w:i/>
          <w:iCs/>
          <w:noProof/>
          <w:sz w:val="20"/>
          <w:szCs w:val="20"/>
          <w:lang w:val="en-US"/>
        </w:rPr>
      </w:pPr>
    </w:p>
    <w:p w14:paraId="5C7F56EF" w14:textId="77777777" w:rsidR="00E06056" w:rsidRDefault="00E06056" w:rsidP="00D97D84">
      <w:pPr>
        <w:jc w:val="center"/>
        <w:rPr>
          <w:rFonts w:asciiTheme="minorHAnsi" w:hAnsiTheme="minorHAnsi" w:cstheme="minorHAnsi"/>
          <w:b/>
          <w:bCs/>
          <w:i/>
          <w:iCs/>
          <w:noProof/>
          <w:sz w:val="20"/>
          <w:szCs w:val="20"/>
          <w:lang w:val="en-US"/>
        </w:rPr>
      </w:pPr>
    </w:p>
    <w:p w14:paraId="017FF3D2" w14:textId="77777777" w:rsidR="00E06056" w:rsidRDefault="00E06056" w:rsidP="00D97D84">
      <w:pPr>
        <w:jc w:val="center"/>
        <w:rPr>
          <w:rFonts w:asciiTheme="minorHAnsi" w:hAnsiTheme="minorHAnsi" w:cstheme="minorHAnsi"/>
          <w:b/>
          <w:bCs/>
          <w:i/>
          <w:iCs/>
          <w:noProof/>
          <w:sz w:val="20"/>
          <w:szCs w:val="20"/>
          <w:lang w:val="en-US"/>
        </w:rPr>
      </w:pPr>
    </w:p>
    <w:p w14:paraId="7B3DA64F" w14:textId="77777777" w:rsidR="00E06056" w:rsidRDefault="00E06056" w:rsidP="00D97D84">
      <w:pPr>
        <w:jc w:val="center"/>
        <w:rPr>
          <w:rFonts w:asciiTheme="minorHAnsi" w:hAnsiTheme="minorHAnsi" w:cstheme="minorHAnsi"/>
          <w:b/>
          <w:bCs/>
          <w:i/>
          <w:iCs/>
          <w:noProof/>
          <w:sz w:val="20"/>
          <w:szCs w:val="20"/>
          <w:lang w:val="en-US"/>
        </w:rPr>
      </w:pPr>
    </w:p>
    <w:p w14:paraId="4520A5DB" w14:textId="77777777" w:rsidR="00E06056" w:rsidRDefault="00E06056" w:rsidP="00D97D84">
      <w:pPr>
        <w:jc w:val="center"/>
        <w:rPr>
          <w:rFonts w:asciiTheme="minorHAnsi" w:hAnsiTheme="minorHAnsi" w:cstheme="minorHAnsi"/>
          <w:b/>
          <w:bCs/>
          <w:i/>
          <w:iCs/>
          <w:noProof/>
          <w:sz w:val="20"/>
          <w:szCs w:val="20"/>
          <w:lang w:val="en-US"/>
        </w:rPr>
      </w:pPr>
    </w:p>
    <w:p w14:paraId="3B73FEA7" w14:textId="77777777" w:rsidR="00E06056" w:rsidRDefault="00E06056" w:rsidP="00D97D84">
      <w:pPr>
        <w:jc w:val="center"/>
        <w:rPr>
          <w:rFonts w:asciiTheme="minorHAnsi" w:hAnsiTheme="minorHAnsi" w:cstheme="minorHAnsi"/>
          <w:b/>
          <w:bCs/>
          <w:i/>
          <w:iCs/>
          <w:noProof/>
          <w:sz w:val="20"/>
          <w:szCs w:val="20"/>
          <w:lang w:val="en-US"/>
        </w:rPr>
      </w:pPr>
    </w:p>
    <w:p w14:paraId="68EF0414" w14:textId="77777777" w:rsidR="00E06056" w:rsidRDefault="00E06056" w:rsidP="00D97D84">
      <w:pPr>
        <w:jc w:val="center"/>
        <w:rPr>
          <w:rFonts w:asciiTheme="minorHAnsi" w:hAnsiTheme="minorHAnsi" w:cstheme="minorHAnsi"/>
          <w:b/>
          <w:bCs/>
          <w:i/>
          <w:iCs/>
          <w:noProof/>
          <w:sz w:val="20"/>
          <w:szCs w:val="20"/>
          <w:lang w:val="en-US"/>
        </w:rPr>
      </w:pPr>
    </w:p>
    <w:p w14:paraId="23332D9E" w14:textId="77777777" w:rsidR="00E06056" w:rsidRDefault="00E06056" w:rsidP="00D97D84">
      <w:pPr>
        <w:jc w:val="center"/>
        <w:rPr>
          <w:rFonts w:asciiTheme="minorHAnsi" w:hAnsiTheme="minorHAnsi" w:cstheme="minorHAnsi"/>
          <w:b/>
          <w:bCs/>
          <w:i/>
          <w:iCs/>
          <w:noProof/>
          <w:sz w:val="20"/>
          <w:szCs w:val="20"/>
          <w:lang w:val="en-US"/>
        </w:rPr>
      </w:pPr>
    </w:p>
    <w:p w14:paraId="5C4BD533" w14:textId="77777777" w:rsidR="00E06056" w:rsidRDefault="00E06056" w:rsidP="00D97D84">
      <w:pPr>
        <w:jc w:val="center"/>
        <w:rPr>
          <w:rFonts w:asciiTheme="minorHAnsi" w:hAnsiTheme="minorHAnsi" w:cstheme="minorHAnsi"/>
          <w:b/>
          <w:bCs/>
          <w:i/>
          <w:iCs/>
          <w:noProof/>
          <w:sz w:val="20"/>
          <w:szCs w:val="20"/>
          <w:lang w:val="en-US"/>
        </w:rPr>
      </w:pPr>
    </w:p>
    <w:p w14:paraId="5EA3C16F" w14:textId="77777777" w:rsidR="00E06056" w:rsidRDefault="00E06056" w:rsidP="00D97D84">
      <w:pPr>
        <w:jc w:val="center"/>
        <w:rPr>
          <w:rFonts w:asciiTheme="minorHAnsi" w:hAnsiTheme="minorHAnsi" w:cstheme="minorHAnsi"/>
          <w:b/>
          <w:bCs/>
          <w:i/>
          <w:iCs/>
          <w:noProof/>
          <w:sz w:val="20"/>
          <w:szCs w:val="20"/>
          <w:lang w:val="en-US"/>
        </w:rPr>
      </w:pPr>
    </w:p>
    <w:p w14:paraId="0BC74953" w14:textId="77777777" w:rsidR="00E06056" w:rsidRDefault="00E06056" w:rsidP="00D97D84">
      <w:pPr>
        <w:jc w:val="center"/>
        <w:rPr>
          <w:rFonts w:asciiTheme="minorHAnsi" w:hAnsiTheme="minorHAnsi" w:cstheme="minorHAnsi"/>
          <w:b/>
          <w:bCs/>
          <w:i/>
          <w:iCs/>
          <w:noProof/>
          <w:sz w:val="20"/>
          <w:szCs w:val="20"/>
          <w:lang w:val="en-US"/>
        </w:rPr>
      </w:pPr>
    </w:p>
    <w:p w14:paraId="07516918" w14:textId="77777777" w:rsidR="00E06056" w:rsidRDefault="00E06056" w:rsidP="00D97D84">
      <w:pPr>
        <w:jc w:val="center"/>
        <w:rPr>
          <w:rFonts w:asciiTheme="minorHAnsi" w:hAnsiTheme="minorHAnsi" w:cstheme="minorHAnsi"/>
          <w:b/>
          <w:bCs/>
          <w:i/>
          <w:iCs/>
          <w:noProof/>
          <w:sz w:val="20"/>
          <w:szCs w:val="20"/>
          <w:lang w:val="en-US"/>
        </w:rPr>
      </w:pPr>
    </w:p>
    <w:p w14:paraId="0AA46941" w14:textId="77777777" w:rsidR="00E06056" w:rsidRDefault="00E06056" w:rsidP="00D97D84">
      <w:pPr>
        <w:jc w:val="center"/>
        <w:rPr>
          <w:rFonts w:asciiTheme="minorHAnsi" w:hAnsiTheme="minorHAnsi" w:cstheme="minorHAnsi"/>
          <w:b/>
          <w:bCs/>
          <w:i/>
          <w:iCs/>
          <w:noProof/>
          <w:sz w:val="20"/>
          <w:szCs w:val="20"/>
          <w:lang w:val="en-US"/>
        </w:rPr>
      </w:pPr>
    </w:p>
    <w:p w14:paraId="224D6147" w14:textId="77777777" w:rsidR="00E06056" w:rsidRDefault="00E06056" w:rsidP="00D97D84">
      <w:pPr>
        <w:jc w:val="center"/>
        <w:rPr>
          <w:rFonts w:asciiTheme="minorHAnsi" w:hAnsiTheme="minorHAnsi" w:cstheme="minorHAnsi"/>
          <w:b/>
          <w:bCs/>
          <w:i/>
          <w:iCs/>
          <w:noProof/>
          <w:sz w:val="20"/>
          <w:szCs w:val="20"/>
          <w:lang w:val="en-US"/>
        </w:rPr>
      </w:pPr>
    </w:p>
    <w:p w14:paraId="5AB40BE3" w14:textId="77777777" w:rsidR="00E06056" w:rsidRDefault="00E06056" w:rsidP="00D97D84">
      <w:pPr>
        <w:jc w:val="center"/>
        <w:rPr>
          <w:rFonts w:asciiTheme="minorHAnsi" w:hAnsiTheme="minorHAnsi" w:cstheme="minorHAnsi"/>
          <w:b/>
          <w:bCs/>
          <w:i/>
          <w:iCs/>
          <w:sz w:val="20"/>
          <w:szCs w:val="20"/>
          <w:lang w:val="en-US"/>
        </w:rPr>
      </w:pPr>
    </w:p>
    <w:p w14:paraId="1B75577A" w14:textId="77777777" w:rsidR="00DD50C8" w:rsidRDefault="00DD50C8" w:rsidP="00D97D84">
      <w:pPr>
        <w:rPr>
          <w:rFonts w:asciiTheme="minorHAnsi" w:hAnsiTheme="minorHAnsi" w:cstheme="minorHAnsi"/>
          <w:b/>
          <w:bCs/>
          <w:i/>
          <w:iCs/>
          <w:noProof/>
          <w:sz w:val="20"/>
          <w:szCs w:val="20"/>
          <w:lang w:val="en-US"/>
        </w:rPr>
      </w:pPr>
    </w:p>
    <w:p w14:paraId="2692D843" w14:textId="77777777" w:rsidR="00A206C3" w:rsidRDefault="00A206C3" w:rsidP="00D97D84">
      <w:pPr>
        <w:rPr>
          <w:rFonts w:asciiTheme="minorHAnsi" w:hAnsiTheme="minorHAnsi" w:cstheme="minorHAnsi"/>
          <w:b/>
          <w:bCs/>
          <w:i/>
          <w:iCs/>
          <w:noProof/>
          <w:sz w:val="20"/>
          <w:szCs w:val="20"/>
          <w:lang w:val="en-US"/>
        </w:rPr>
      </w:pPr>
    </w:p>
    <w:p w14:paraId="0DF9B200" w14:textId="77777777" w:rsidR="00A206C3" w:rsidRDefault="00A206C3" w:rsidP="00D97D84">
      <w:pPr>
        <w:rPr>
          <w:rFonts w:asciiTheme="minorHAnsi" w:hAnsiTheme="minorHAnsi" w:cstheme="minorHAnsi"/>
          <w:b/>
          <w:bCs/>
          <w:i/>
          <w:iCs/>
          <w:noProof/>
          <w:sz w:val="20"/>
          <w:szCs w:val="20"/>
          <w:lang w:val="en-US"/>
        </w:rPr>
      </w:pPr>
    </w:p>
    <w:p w14:paraId="7134FDF2" w14:textId="77777777" w:rsidR="00A206C3" w:rsidRDefault="00A206C3" w:rsidP="00D97D84">
      <w:pPr>
        <w:rPr>
          <w:rFonts w:asciiTheme="minorHAnsi" w:hAnsiTheme="minorHAnsi" w:cstheme="minorHAnsi"/>
          <w:b/>
          <w:bCs/>
          <w:i/>
          <w:iCs/>
          <w:noProof/>
          <w:sz w:val="20"/>
          <w:szCs w:val="20"/>
          <w:lang w:val="en-US"/>
        </w:rPr>
      </w:pPr>
    </w:p>
    <w:p w14:paraId="0F4A96E5" w14:textId="77777777" w:rsidR="00A206C3" w:rsidRDefault="00A206C3" w:rsidP="00D97D84">
      <w:pPr>
        <w:rPr>
          <w:rFonts w:asciiTheme="minorHAnsi" w:hAnsiTheme="minorHAnsi" w:cstheme="minorHAnsi"/>
          <w:b/>
          <w:bCs/>
          <w:i/>
          <w:iCs/>
          <w:noProof/>
          <w:sz w:val="20"/>
          <w:szCs w:val="20"/>
          <w:lang w:val="en-US"/>
        </w:rPr>
      </w:pPr>
    </w:p>
    <w:p w14:paraId="726E484C" w14:textId="77777777" w:rsidR="00A206C3" w:rsidRDefault="00A206C3" w:rsidP="00D97D84">
      <w:pPr>
        <w:rPr>
          <w:rFonts w:asciiTheme="minorHAnsi" w:hAnsiTheme="minorHAnsi" w:cstheme="minorHAnsi"/>
          <w:b/>
          <w:bCs/>
          <w:i/>
          <w:iCs/>
          <w:noProof/>
          <w:sz w:val="20"/>
          <w:szCs w:val="20"/>
          <w:lang w:val="en-US"/>
        </w:rPr>
      </w:pPr>
    </w:p>
    <w:p w14:paraId="32D29384" w14:textId="77777777" w:rsidR="00A206C3" w:rsidRDefault="00A206C3" w:rsidP="00D97D84">
      <w:pPr>
        <w:rPr>
          <w:rFonts w:asciiTheme="minorHAnsi" w:hAnsiTheme="minorHAnsi" w:cstheme="minorHAnsi"/>
          <w:b/>
          <w:bCs/>
          <w:i/>
          <w:iCs/>
          <w:noProof/>
          <w:sz w:val="20"/>
          <w:szCs w:val="20"/>
          <w:lang w:val="en-US"/>
        </w:rPr>
      </w:pPr>
    </w:p>
    <w:p w14:paraId="0DF9D66B" w14:textId="77777777" w:rsidR="00A206C3" w:rsidRDefault="00A206C3" w:rsidP="00D97D84">
      <w:pPr>
        <w:rPr>
          <w:rFonts w:asciiTheme="minorHAnsi" w:hAnsiTheme="minorHAnsi" w:cstheme="minorHAnsi"/>
          <w:b/>
          <w:bCs/>
          <w:i/>
          <w:iCs/>
          <w:noProof/>
          <w:sz w:val="20"/>
          <w:szCs w:val="20"/>
          <w:lang w:val="en-US"/>
        </w:rPr>
      </w:pPr>
    </w:p>
    <w:p w14:paraId="4F7C8FC9" w14:textId="77777777" w:rsidR="00A206C3" w:rsidRDefault="00A206C3" w:rsidP="00D97D84">
      <w:pPr>
        <w:rPr>
          <w:rFonts w:asciiTheme="minorHAnsi" w:hAnsiTheme="minorHAnsi" w:cstheme="minorHAnsi"/>
          <w:b/>
          <w:bCs/>
          <w:i/>
          <w:iCs/>
          <w:noProof/>
          <w:sz w:val="20"/>
          <w:szCs w:val="20"/>
          <w:lang w:val="en-US"/>
        </w:rPr>
      </w:pPr>
    </w:p>
    <w:p w14:paraId="6CDBE75B" w14:textId="77777777" w:rsidR="00A206C3" w:rsidRDefault="00A206C3" w:rsidP="00D97D84">
      <w:pPr>
        <w:rPr>
          <w:rFonts w:asciiTheme="minorHAnsi" w:hAnsiTheme="minorHAnsi" w:cstheme="minorHAnsi"/>
          <w:b/>
          <w:bCs/>
          <w:i/>
          <w:iCs/>
          <w:noProof/>
          <w:sz w:val="20"/>
          <w:szCs w:val="20"/>
          <w:lang w:val="en-US"/>
        </w:rPr>
      </w:pPr>
    </w:p>
    <w:p w14:paraId="69FC8180" w14:textId="77777777" w:rsidR="00D67993" w:rsidRDefault="00D67993" w:rsidP="00D67993">
      <w:pPr>
        <w:rPr>
          <w:rFonts w:asciiTheme="minorHAnsi" w:hAnsiTheme="minorHAnsi" w:cstheme="minorHAnsi"/>
          <w:b/>
          <w:bCs/>
          <w:i/>
          <w:iCs/>
          <w:sz w:val="20"/>
          <w:szCs w:val="20"/>
          <w:lang w:val="en-US"/>
        </w:rPr>
      </w:pPr>
    </w:p>
    <w:p w14:paraId="41AFA25B" w14:textId="77777777" w:rsidR="00E6555E" w:rsidRDefault="00E6555E" w:rsidP="00043A54">
      <w:pPr>
        <w:jc w:val="center"/>
        <w:rPr>
          <w:rFonts w:asciiTheme="minorHAnsi" w:hAnsiTheme="minorHAnsi" w:cstheme="minorHAnsi"/>
          <w:b/>
          <w:bCs/>
          <w:sz w:val="20"/>
          <w:szCs w:val="20"/>
          <w:lang w:val="en-US"/>
        </w:rPr>
      </w:pPr>
      <w:bookmarkStart w:id="106" w:name="_Hlk150951762"/>
    </w:p>
    <w:p w14:paraId="7D57AB7E" w14:textId="77777777" w:rsidR="00E6555E" w:rsidRDefault="00E6555E" w:rsidP="00043A54">
      <w:pPr>
        <w:jc w:val="center"/>
        <w:rPr>
          <w:rFonts w:asciiTheme="minorHAnsi" w:hAnsiTheme="minorHAnsi" w:cstheme="minorHAnsi"/>
          <w:b/>
          <w:bCs/>
          <w:sz w:val="20"/>
          <w:szCs w:val="20"/>
          <w:lang w:val="en-US"/>
        </w:rPr>
      </w:pPr>
    </w:p>
    <w:p w14:paraId="66924766" w14:textId="77777777" w:rsidR="00E6555E" w:rsidRDefault="00E6555E" w:rsidP="00043A54">
      <w:pPr>
        <w:jc w:val="center"/>
        <w:rPr>
          <w:rFonts w:asciiTheme="minorHAnsi" w:hAnsiTheme="minorHAnsi" w:cstheme="minorHAnsi"/>
          <w:b/>
          <w:bCs/>
          <w:sz w:val="20"/>
          <w:szCs w:val="20"/>
          <w:lang w:val="en-US"/>
        </w:rPr>
      </w:pPr>
    </w:p>
    <w:p w14:paraId="2586B006" w14:textId="77777777" w:rsidR="00E6555E" w:rsidRDefault="00E6555E" w:rsidP="00043A54">
      <w:pPr>
        <w:jc w:val="center"/>
        <w:rPr>
          <w:rFonts w:asciiTheme="minorHAnsi" w:hAnsiTheme="minorHAnsi" w:cstheme="minorHAnsi"/>
          <w:b/>
          <w:bCs/>
          <w:sz w:val="20"/>
          <w:szCs w:val="20"/>
          <w:lang w:val="en-US"/>
        </w:rPr>
      </w:pPr>
    </w:p>
    <w:p w14:paraId="2DC6FDD0" w14:textId="77777777" w:rsidR="00E6555E" w:rsidRDefault="00E6555E" w:rsidP="00043A54">
      <w:pPr>
        <w:jc w:val="center"/>
        <w:rPr>
          <w:rFonts w:asciiTheme="minorHAnsi" w:hAnsiTheme="minorHAnsi" w:cstheme="minorHAnsi"/>
          <w:b/>
          <w:bCs/>
          <w:sz w:val="20"/>
          <w:szCs w:val="20"/>
          <w:lang w:val="en-US"/>
        </w:rPr>
      </w:pPr>
    </w:p>
    <w:p w14:paraId="1D11F74B" w14:textId="77777777" w:rsidR="00E6555E" w:rsidRDefault="00E6555E" w:rsidP="00043A54">
      <w:pPr>
        <w:jc w:val="center"/>
        <w:rPr>
          <w:rFonts w:asciiTheme="minorHAnsi" w:hAnsiTheme="minorHAnsi" w:cstheme="minorHAnsi"/>
          <w:b/>
          <w:bCs/>
          <w:sz w:val="20"/>
          <w:szCs w:val="20"/>
          <w:lang w:val="en-US"/>
        </w:rPr>
      </w:pPr>
    </w:p>
    <w:p w14:paraId="642C591F" w14:textId="77777777" w:rsidR="00E6555E" w:rsidRDefault="00E6555E" w:rsidP="00043A54">
      <w:pPr>
        <w:jc w:val="center"/>
        <w:rPr>
          <w:rFonts w:asciiTheme="minorHAnsi" w:hAnsiTheme="minorHAnsi" w:cstheme="minorHAnsi"/>
          <w:b/>
          <w:bCs/>
          <w:sz w:val="20"/>
          <w:szCs w:val="20"/>
          <w:lang w:val="en-US"/>
        </w:rPr>
      </w:pPr>
    </w:p>
    <w:p w14:paraId="579E3AA8" w14:textId="77777777" w:rsidR="00E6555E" w:rsidRDefault="00E6555E" w:rsidP="00043A54">
      <w:pPr>
        <w:jc w:val="center"/>
        <w:rPr>
          <w:rFonts w:asciiTheme="minorHAnsi" w:hAnsiTheme="minorHAnsi" w:cstheme="minorHAnsi"/>
          <w:b/>
          <w:bCs/>
          <w:sz w:val="20"/>
          <w:szCs w:val="20"/>
          <w:lang w:val="en-US"/>
        </w:rPr>
      </w:pPr>
    </w:p>
    <w:p w14:paraId="7F155300" w14:textId="77777777" w:rsidR="00E6555E" w:rsidRDefault="00E6555E" w:rsidP="00043A54">
      <w:pPr>
        <w:jc w:val="center"/>
        <w:rPr>
          <w:rFonts w:asciiTheme="minorHAnsi" w:hAnsiTheme="minorHAnsi" w:cstheme="minorHAnsi"/>
          <w:b/>
          <w:bCs/>
          <w:sz w:val="20"/>
          <w:szCs w:val="20"/>
          <w:lang w:val="en-US"/>
        </w:rPr>
      </w:pPr>
    </w:p>
    <w:p w14:paraId="4D7CE289" w14:textId="77777777" w:rsidR="00E6555E" w:rsidRDefault="00E6555E" w:rsidP="00043A54">
      <w:pPr>
        <w:jc w:val="center"/>
        <w:rPr>
          <w:rFonts w:asciiTheme="minorHAnsi" w:hAnsiTheme="minorHAnsi" w:cstheme="minorHAnsi"/>
          <w:b/>
          <w:bCs/>
          <w:sz w:val="20"/>
          <w:szCs w:val="20"/>
          <w:lang w:val="en-US"/>
        </w:rPr>
      </w:pPr>
    </w:p>
    <w:p w14:paraId="1588BF34" w14:textId="77777777" w:rsidR="00E6555E" w:rsidRDefault="00E6555E" w:rsidP="00043A54">
      <w:pPr>
        <w:jc w:val="center"/>
        <w:rPr>
          <w:rFonts w:asciiTheme="minorHAnsi" w:hAnsiTheme="minorHAnsi" w:cstheme="minorHAnsi"/>
          <w:b/>
          <w:bCs/>
          <w:sz w:val="20"/>
          <w:szCs w:val="20"/>
          <w:lang w:val="en-US"/>
        </w:rPr>
      </w:pPr>
    </w:p>
    <w:p w14:paraId="5E3F3B2D" w14:textId="77777777" w:rsidR="00E6555E" w:rsidRDefault="00E6555E" w:rsidP="00043A54">
      <w:pPr>
        <w:jc w:val="center"/>
        <w:rPr>
          <w:rFonts w:asciiTheme="minorHAnsi" w:hAnsiTheme="minorHAnsi" w:cstheme="minorHAnsi"/>
          <w:b/>
          <w:bCs/>
          <w:sz w:val="20"/>
          <w:szCs w:val="20"/>
          <w:lang w:val="en-US"/>
        </w:rPr>
      </w:pPr>
    </w:p>
    <w:p w14:paraId="0F40F3BB" w14:textId="77777777" w:rsidR="00E6555E" w:rsidRDefault="00E6555E" w:rsidP="00043A54">
      <w:pPr>
        <w:jc w:val="center"/>
        <w:rPr>
          <w:rFonts w:asciiTheme="minorHAnsi" w:hAnsiTheme="minorHAnsi" w:cstheme="minorHAnsi"/>
          <w:b/>
          <w:bCs/>
          <w:sz w:val="20"/>
          <w:szCs w:val="20"/>
          <w:lang w:val="en-US"/>
        </w:rPr>
      </w:pPr>
    </w:p>
    <w:p w14:paraId="3F30C8E7" w14:textId="77777777" w:rsidR="00E6555E" w:rsidRDefault="00E6555E" w:rsidP="00043A54">
      <w:pPr>
        <w:jc w:val="center"/>
        <w:rPr>
          <w:rFonts w:asciiTheme="minorHAnsi" w:hAnsiTheme="minorHAnsi" w:cstheme="minorHAnsi"/>
          <w:b/>
          <w:bCs/>
          <w:sz w:val="20"/>
          <w:szCs w:val="20"/>
          <w:lang w:val="en-US"/>
        </w:rPr>
      </w:pPr>
    </w:p>
    <w:p w14:paraId="28152EF8" w14:textId="49D30342" w:rsidR="00043A54" w:rsidRPr="00CF3C55" w:rsidRDefault="00043A54" w:rsidP="00043A54">
      <w:pPr>
        <w:jc w:val="center"/>
        <w:rPr>
          <w:rFonts w:asciiTheme="minorHAnsi" w:hAnsiTheme="minorHAnsi" w:cstheme="minorHAnsi"/>
          <w:b/>
          <w:bCs/>
          <w:i/>
          <w:iCs/>
          <w:sz w:val="20"/>
          <w:szCs w:val="20"/>
          <w:lang w:val="en-US"/>
        </w:rPr>
      </w:pPr>
      <w:r w:rsidRPr="00CF3C55">
        <w:rPr>
          <w:rFonts w:asciiTheme="minorHAnsi" w:hAnsiTheme="minorHAnsi" w:cstheme="minorHAnsi"/>
          <w:b/>
          <w:bCs/>
          <w:sz w:val="20"/>
          <w:szCs w:val="20"/>
          <w:lang w:val="en-US"/>
        </w:rPr>
        <w:lastRenderedPageBreak/>
        <w:t xml:space="preserve">Lampiran </w:t>
      </w:r>
      <w:r w:rsidR="00AD1F14">
        <w:rPr>
          <w:rFonts w:asciiTheme="minorHAnsi" w:hAnsiTheme="minorHAnsi" w:cstheme="minorHAnsi"/>
          <w:b/>
          <w:bCs/>
          <w:sz w:val="20"/>
          <w:szCs w:val="20"/>
          <w:lang w:val="en-US"/>
        </w:rPr>
        <w:t>I</w:t>
      </w:r>
      <w:r w:rsidRPr="00CF3C55">
        <w:rPr>
          <w:rFonts w:asciiTheme="minorHAnsi" w:hAnsiTheme="minorHAnsi" w:cstheme="minorHAnsi"/>
          <w:b/>
          <w:bCs/>
          <w:sz w:val="20"/>
          <w:szCs w:val="20"/>
          <w:lang w:val="en-US"/>
        </w:rPr>
        <w:t xml:space="preserve">V / </w:t>
      </w:r>
      <w:r w:rsidRPr="00CF3C55">
        <w:rPr>
          <w:rFonts w:asciiTheme="minorHAnsi" w:hAnsiTheme="minorHAnsi" w:cstheme="minorHAnsi"/>
          <w:b/>
          <w:bCs/>
          <w:i/>
          <w:iCs/>
          <w:sz w:val="20"/>
          <w:szCs w:val="20"/>
          <w:lang w:val="en-US"/>
        </w:rPr>
        <w:t xml:space="preserve">Appendix </w:t>
      </w:r>
      <w:r w:rsidR="00AD1F14">
        <w:rPr>
          <w:rFonts w:asciiTheme="minorHAnsi" w:hAnsiTheme="minorHAnsi" w:cstheme="minorHAnsi"/>
          <w:b/>
          <w:bCs/>
          <w:i/>
          <w:iCs/>
          <w:sz w:val="20"/>
          <w:szCs w:val="20"/>
          <w:lang w:val="en-US"/>
        </w:rPr>
        <w:t>I</w:t>
      </w:r>
      <w:r w:rsidRPr="00CF3C55">
        <w:rPr>
          <w:rFonts w:asciiTheme="minorHAnsi" w:hAnsiTheme="minorHAnsi" w:cstheme="minorHAnsi"/>
          <w:b/>
          <w:bCs/>
          <w:i/>
          <w:iCs/>
          <w:sz w:val="20"/>
          <w:szCs w:val="20"/>
          <w:lang w:val="en-US"/>
        </w:rPr>
        <w:t>V</w:t>
      </w:r>
    </w:p>
    <w:p w14:paraId="4FB79A9D" w14:textId="77777777" w:rsidR="00043A54" w:rsidRPr="00CF3C55" w:rsidRDefault="00043A54" w:rsidP="00043A54">
      <w:pPr>
        <w:jc w:val="center"/>
        <w:rPr>
          <w:rFonts w:asciiTheme="minorHAnsi" w:hAnsiTheme="minorHAnsi" w:cstheme="minorHAnsi"/>
          <w:b/>
          <w:bCs/>
          <w:sz w:val="20"/>
          <w:szCs w:val="20"/>
          <w:lang w:val="en-US"/>
        </w:rPr>
      </w:pPr>
      <w:r w:rsidRPr="00CF3C55">
        <w:rPr>
          <w:rFonts w:asciiTheme="minorHAnsi" w:hAnsiTheme="minorHAnsi" w:cstheme="minorHAnsi"/>
          <w:b/>
          <w:bCs/>
          <w:sz w:val="20"/>
          <w:szCs w:val="20"/>
          <w:lang w:val="en-US"/>
        </w:rPr>
        <w:t xml:space="preserve">Rekening Bank Pihak Pertama / </w:t>
      </w:r>
      <w:r w:rsidRPr="00CF3C55">
        <w:rPr>
          <w:rFonts w:asciiTheme="minorHAnsi" w:hAnsiTheme="minorHAnsi" w:cstheme="minorHAnsi"/>
          <w:b/>
          <w:bCs/>
          <w:i/>
          <w:iCs/>
          <w:sz w:val="20"/>
          <w:szCs w:val="20"/>
          <w:lang w:val="en-US"/>
        </w:rPr>
        <w:t>First Party Bank Account</w:t>
      </w:r>
    </w:p>
    <w:bookmarkEnd w:id="106"/>
    <w:p w14:paraId="3DD82521" w14:textId="77777777" w:rsidR="00043A54" w:rsidRPr="00CF3C55" w:rsidRDefault="00043A54" w:rsidP="00043A54">
      <w:pPr>
        <w:jc w:val="center"/>
        <w:rPr>
          <w:rFonts w:asciiTheme="minorHAnsi" w:hAnsiTheme="minorHAnsi" w:cstheme="minorHAnsi"/>
          <w:b/>
          <w:bCs/>
          <w:sz w:val="20"/>
          <w:szCs w:val="20"/>
          <w:lang w:val="en-US"/>
        </w:rPr>
      </w:pPr>
    </w:p>
    <w:p w14:paraId="443AE96D" w14:textId="77777777" w:rsidR="00043A54" w:rsidRPr="00CF3C55" w:rsidRDefault="00043A54" w:rsidP="00043A54">
      <w:pPr>
        <w:rPr>
          <w:rFonts w:asciiTheme="minorHAnsi" w:hAnsiTheme="minorHAnsi" w:cstheme="minorHAnsi"/>
          <w:b/>
          <w:bCs/>
          <w:sz w:val="20"/>
          <w:szCs w:val="20"/>
          <w:lang w:val="en-US"/>
        </w:rPr>
      </w:pPr>
    </w:p>
    <w:tbl>
      <w:tblPr>
        <w:tblW w:w="9998" w:type="dxa"/>
        <w:tblInd w:w="-176" w:type="dxa"/>
        <w:tblLook w:val="04A0" w:firstRow="1" w:lastRow="0" w:firstColumn="1" w:lastColumn="0" w:noHBand="0" w:noVBand="1"/>
      </w:tblPr>
      <w:tblGrid>
        <w:gridCol w:w="2194"/>
        <w:gridCol w:w="1664"/>
        <w:gridCol w:w="1640"/>
        <w:gridCol w:w="2920"/>
        <w:gridCol w:w="1580"/>
      </w:tblGrid>
      <w:tr w:rsidR="00043A54" w14:paraId="7CDF0B93" w14:textId="77777777" w:rsidTr="00BC3EAA">
        <w:trPr>
          <w:trHeight w:val="320"/>
        </w:trPr>
        <w:tc>
          <w:tcPr>
            <w:tcW w:w="2194"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hideMark/>
          </w:tcPr>
          <w:p w14:paraId="65E80E8F" w14:textId="77777777" w:rsidR="00043A54" w:rsidRDefault="00043A54" w:rsidP="00BC3EAA">
            <w:pPr>
              <w:jc w:val="center"/>
              <w:rPr>
                <w:rFonts w:ascii="Franklin Gothic Medium" w:hAnsi="Franklin Gothic Medium" w:cs="Calibri"/>
                <w:b/>
                <w:bCs/>
                <w:color w:val="000000"/>
                <w:sz w:val="20"/>
                <w:szCs w:val="20"/>
                <w:lang w:val="en-GB" w:eastAsia="en-GB"/>
              </w:rPr>
            </w:pPr>
            <w:r>
              <w:rPr>
                <w:rFonts w:ascii="Franklin Gothic Medium" w:hAnsi="Franklin Gothic Medium" w:cs="Calibri"/>
                <w:b/>
                <w:bCs/>
                <w:color w:val="000000"/>
                <w:sz w:val="20"/>
                <w:szCs w:val="20"/>
                <w:lang w:eastAsia="en-GB"/>
              </w:rPr>
              <w:t>Hospital Unit</w:t>
            </w:r>
          </w:p>
        </w:tc>
        <w:tc>
          <w:tcPr>
            <w:tcW w:w="1664" w:type="dxa"/>
            <w:tcBorders>
              <w:top w:val="single" w:sz="4" w:space="0" w:color="auto"/>
              <w:left w:val="nil"/>
              <w:bottom w:val="single" w:sz="4" w:space="0" w:color="auto"/>
              <w:right w:val="single" w:sz="4" w:space="0" w:color="auto"/>
            </w:tcBorders>
            <w:tcMar>
              <w:top w:w="15" w:type="dxa"/>
              <w:left w:w="108" w:type="dxa"/>
              <w:bottom w:w="0" w:type="dxa"/>
              <w:right w:w="108" w:type="dxa"/>
            </w:tcMar>
            <w:vAlign w:val="center"/>
            <w:hideMark/>
          </w:tcPr>
          <w:p w14:paraId="128375EB" w14:textId="77777777" w:rsidR="00043A54" w:rsidRDefault="00043A54" w:rsidP="00BC3EAA">
            <w:pPr>
              <w:jc w:val="center"/>
              <w:rPr>
                <w:rFonts w:ascii="Franklin Gothic Medium" w:hAnsi="Franklin Gothic Medium" w:cs="Calibri"/>
                <w:b/>
                <w:bCs/>
                <w:color w:val="000000"/>
                <w:sz w:val="20"/>
                <w:szCs w:val="20"/>
                <w:lang w:val="en-GB" w:eastAsia="en-GB"/>
              </w:rPr>
            </w:pPr>
            <w:r>
              <w:rPr>
                <w:rFonts w:ascii="Franklin Gothic Medium" w:hAnsi="Franklin Gothic Medium" w:cs="Calibri"/>
                <w:b/>
                <w:bCs/>
                <w:color w:val="000000"/>
                <w:sz w:val="20"/>
                <w:szCs w:val="20"/>
                <w:lang w:eastAsia="en-GB"/>
              </w:rPr>
              <w:t>Bank Name</w:t>
            </w:r>
          </w:p>
        </w:tc>
        <w:tc>
          <w:tcPr>
            <w:tcW w:w="1640" w:type="dxa"/>
            <w:tcBorders>
              <w:top w:val="single" w:sz="4" w:space="0" w:color="auto"/>
              <w:left w:val="nil"/>
              <w:bottom w:val="single" w:sz="4" w:space="0" w:color="auto"/>
              <w:right w:val="single" w:sz="4" w:space="0" w:color="auto"/>
            </w:tcBorders>
            <w:noWrap/>
            <w:tcMar>
              <w:top w:w="15" w:type="dxa"/>
              <w:left w:w="108" w:type="dxa"/>
              <w:bottom w:w="0" w:type="dxa"/>
              <w:right w:w="108" w:type="dxa"/>
            </w:tcMar>
            <w:vAlign w:val="center"/>
            <w:hideMark/>
          </w:tcPr>
          <w:p w14:paraId="584F7669" w14:textId="77777777" w:rsidR="00043A54" w:rsidRDefault="00043A54" w:rsidP="00BC3EAA">
            <w:pPr>
              <w:jc w:val="center"/>
              <w:rPr>
                <w:rFonts w:ascii="Franklin Gothic Medium" w:hAnsi="Franklin Gothic Medium" w:cs="Calibri"/>
                <w:b/>
                <w:bCs/>
                <w:color w:val="000000"/>
                <w:sz w:val="20"/>
                <w:szCs w:val="20"/>
                <w:lang w:val="en-GB" w:eastAsia="en-GB"/>
              </w:rPr>
            </w:pPr>
            <w:r>
              <w:rPr>
                <w:rFonts w:ascii="Franklin Gothic Medium" w:hAnsi="Franklin Gothic Medium" w:cs="Calibri"/>
                <w:b/>
                <w:bCs/>
                <w:color w:val="000000"/>
                <w:sz w:val="20"/>
                <w:szCs w:val="20"/>
                <w:lang w:eastAsia="en-GB"/>
              </w:rPr>
              <w:t>Account Number</w:t>
            </w:r>
          </w:p>
        </w:tc>
        <w:tc>
          <w:tcPr>
            <w:tcW w:w="2920" w:type="dxa"/>
            <w:tcBorders>
              <w:top w:val="single" w:sz="4" w:space="0" w:color="auto"/>
              <w:left w:val="nil"/>
              <w:bottom w:val="single" w:sz="4" w:space="0" w:color="auto"/>
              <w:right w:val="single" w:sz="4" w:space="0" w:color="auto"/>
            </w:tcBorders>
            <w:noWrap/>
            <w:tcMar>
              <w:top w:w="15" w:type="dxa"/>
              <w:left w:w="108" w:type="dxa"/>
              <w:bottom w:w="0" w:type="dxa"/>
              <w:right w:w="108" w:type="dxa"/>
            </w:tcMar>
            <w:vAlign w:val="center"/>
            <w:hideMark/>
          </w:tcPr>
          <w:p w14:paraId="7B7E8344" w14:textId="77777777" w:rsidR="00043A54" w:rsidRDefault="00043A54" w:rsidP="00BC3EAA">
            <w:pPr>
              <w:jc w:val="center"/>
              <w:rPr>
                <w:rFonts w:ascii="Franklin Gothic Medium" w:hAnsi="Franklin Gothic Medium" w:cs="Calibri"/>
                <w:b/>
                <w:bCs/>
                <w:color w:val="000000"/>
                <w:sz w:val="20"/>
                <w:szCs w:val="20"/>
                <w:lang w:val="en-GB" w:eastAsia="en-GB"/>
              </w:rPr>
            </w:pPr>
            <w:r>
              <w:rPr>
                <w:rFonts w:ascii="Franklin Gothic Medium" w:hAnsi="Franklin Gothic Medium" w:cs="Calibri"/>
                <w:b/>
                <w:bCs/>
                <w:color w:val="000000"/>
                <w:sz w:val="20"/>
                <w:szCs w:val="20"/>
                <w:lang w:eastAsia="en-GB"/>
              </w:rPr>
              <w:t>On The Name</w:t>
            </w:r>
          </w:p>
        </w:tc>
        <w:tc>
          <w:tcPr>
            <w:tcW w:w="1580" w:type="dxa"/>
            <w:tcBorders>
              <w:top w:val="single" w:sz="4" w:space="0" w:color="auto"/>
              <w:left w:val="nil"/>
              <w:bottom w:val="single" w:sz="4" w:space="0" w:color="auto"/>
              <w:right w:val="single" w:sz="4" w:space="0" w:color="auto"/>
            </w:tcBorders>
            <w:noWrap/>
            <w:tcMar>
              <w:top w:w="15" w:type="dxa"/>
              <w:left w:w="108" w:type="dxa"/>
              <w:bottom w:w="0" w:type="dxa"/>
              <w:right w:w="108" w:type="dxa"/>
            </w:tcMar>
            <w:vAlign w:val="center"/>
            <w:hideMark/>
          </w:tcPr>
          <w:p w14:paraId="3F7EC1D6" w14:textId="77777777" w:rsidR="00043A54" w:rsidRDefault="00043A54" w:rsidP="00BC3EAA">
            <w:pPr>
              <w:jc w:val="center"/>
              <w:rPr>
                <w:rFonts w:ascii="Franklin Gothic Medium" w:hAnsi="Franklin Gothic Medium" w:cs="Calibri"/>
                <w:b/>
                <w:bCs/>
                <w:color w:val="000000"/>
                <w:sz w:val="20"/>
                <w:szCs w:val="20"/>
                <w:lang w:val="en-GB" w:eastAsia="en-GB"/>
              </w:rPr>
            </w:pPr>
            <w:r>
              <w:rPr>
                <w:rFonts w:ascii="Franklin Gothic Medium" w:hAnsi="Franklin Gothic Medium" w:cs="Calibri"/>
                <w:b/>
                <w:bCs/>
                <w:color w:val="000000"/>
                <w:sz w:val="20"/>
                <w:szCs w:val="20"/>
                <w:lang w:eastAsia="en-GB"/>
              </w:rPr>
              <w:t>Swift Code</w:t>
            </w:r>
          </w:p>
        </w:tc>
      </w:tr>
      <w:tr w:rsidR="00043A54" w14:paraId="0E7CA3B7" w14:textId="77777777" w:rsidTr="00BC3EAA">
        <w:trPr>
          <w:trHeight w:val="780"/>
        </w:trPr>
        <w:tc>
          <w:tcPr>
            <w:tcW w:w="2194" w:type="dxa"/>
            <w:tcBorders>
              <w:top w:val="nil"/>
              <w:left w:val="single" w:sz="4" w:space="0" w:color="auto"/>
              <w:bottom w:val="single" w:sz="4" w:space="0" w:color="auto"/>
              <w:right w:val="single" w:sz="4" w:space="0" w:color="auto"/>
            </w:tcBorders>
            <w:tcMar>
              <w:top w:w="15" w:type="dxa"/>
              <w:left w:w="108" w:type="dxa"/>
              <w:bottom w:w="0" w:type="dxa"/>
              <w:right w:w="108" w:type="dxa"/>
            </w:tcMar>
            <w:vAlign w:val="center"/>
            <w:hideMark/>
          </w:tcPr>
          <w:p w14:paraId="13CC08A1" w14:textId="52596534" w:rsidR="00043A54" w:rsidRDefault="00043A54" w:rsidP="00043A54">
            <w:pPr>
              <w:jc w:val="center"/>
              <w:rPr>
                <w:rFonts w:ascii="Franklin Gothic Medium" w:hAnsi="Franklin Gothic Medium" w:cs="Calibri"/>
                <w:color w:val="000000"/>
                <w:sz w:val="20"/>
                <w:szCs w:val="20"/>
                <w:lang w:val="en-GB" w:eastAsia="en-GB"/>
              </w:rPr>
            </w:pPr>
            <w:r>
              <w:rPr>
                <w:rFonts w:ascii="Franklin Gothic Medium" w:hAnsi="Franklin Gothic Medium" w:cs="Calibri"/>
                <w:color w:val="000000"/>
                <w:sz w:val="20"/>
                <w:szCs w:val="20"/>
                <w:lang w:eastAsia="en-GB"/>
              </w:rPr>
              <w:t>Siloam Hospitals Makassar</w:t>
            </w:r>
          </w:p>
        </w:tc>
        <w:tc>
          <w:tcPr>
            <w:tcW w:w="1664" w:type="dxa"/>
            <w:tcBorders>
              <w:top w:val="single" w:sz="4" w:space="0" w:color="auto"/>
              <w:left w:val="nil"/>
              <w:bottom w:val="single" w:sz="4" w:space="0" w:color="auto"/>
              <w:right w:val="single" w:sz="4" w:space="0" w:color="auto"/>
            </w:tcBorders>
            <w:tcMar>
              <w:top w:w="15" w:type="dxa"/>
              <w:left w:w="108" w:type="dxa"/>
              <w:bottom w:w="0" w:type="dxa"/>
              <w:right w:w="108" w:type="dxa"/>
            </w:tcMar>
            <w:vAlign w:val="center"/>
            <w:hideMark/>
          </w:tcPr>
          <w:p w14:paraId="1573D6A4" w14:textId="77777777" w:rsidR="00043A54" w:rsidRDefault="00043A54" w:rsidP="00043A54">
            <w:pPr>
              <w:jc w:val="center"/>
              <w:rPr>
                <w:rFonts w:ascii="Franklin Gothic Medium" w:hAnsi="Franklin Gothic Medium" w:cs="Calibri"/>
                <w:color w:val="000000"/>
                <w:sz w:val="20"/>
                <w:szCs w:val="20"/>
                <w:lang w:val="en-GB" w:eastAsia="en-GB"/>
              </w:rPr>
            </w:pPr>
            <w:r>
              <w:rPr>
                <w:rFonts w:ascii="Franklin Gothic Medium" w:hAnsi="Franklin Gothic Medium" w:cs="Calibri"/>
                <w:color w:val="000000"/>
                <w:sz w:val="20"/>
                <w:szCs w:val="20"/>
                <w:lang w:eastAsia="en-GB"/>
              </w:rPr>
              <w:t>CIMB NIAGA</w:t>
            </w:r>
          </w:p>
        </w:tc>
        <w:tc>
          <w:tcPr>
            <w:tcW w:w="1640" w:type="dxa"/>
            <w:tcBorders>
              <w:top w:val="nil"/>
              <w:left w:val="nil"/>
              <w:bottom w:val="single" w:sz="4" w:space="0" w:color="auto"/>
              <w:right w:val="single" w:sz="4" w:space="0" w:color="auto"/>
            </w:tcBorders>
            <w:tcMar>
              <w:top w:w="15" w:type="dxa"/>
              <w:left w:w="108" w:type="dxa"/>
              <w:bottom w:w="0" w:type="dxa"/>
              <w:right w:w="108" w:type="dxa"/>
            </w:tcMar>
            <w:vAlign w:val="center"/>
            <w:hideMark/>
          </w:tcPr>
          <w:p w14:paraId="17FE165D" w14:textId="1262A61D" w:rsidR="00043A54" w:rsidRDefault="00043A54" w:rsidP="00043A54">
            <w:pPr>
              <w:jc w:val="center"/>
              <w:rPr>
                <w:rFonts w:ascii="Franklin Gothic Medium" w:hAnsi="Franklin Gothic Medium" w:cs="Calibri"/>
                <w:color w:val="000000"/>
                <w:sz w:val="20"/>
                <w:szCs w:val="20"/>
                <w:lang w:val="en-GB" w:eastAsia="en-GB"/>
              </w:rPr>
            </w:pPr>
            <w:r>
              <w:rPr>
                <w:rFonts w:ascii="Franklin Gothic Medium" w:hAnsi="Franklin Gothic Medium" w:cs="Calibri"/>
                <w:color w:val="000000"/>
                <w:sz w:val="20"/>
                <w:szCs w:val="20"/>
                <w:lang w:eastAsia="en-GB"/>
              </w:rPr>
              <w:t>800110251100</w:t>
            </w:r>
          </w:p>
        </w:tc>
        <w:tc>
          <w:tcPr>
            <w:tcW w:w="2920" w:type="dxa"/>
            <w:tcBorders>
              <w:top w:val="nil"/>
              <w:left w:val="nil"/>
              <w:bottom w:val="single" w:sz="4" w:space="0" w:color="auto"/>
              <w:right w:val="single" w:sz="4" w:space="0" w:color="auto"/>
            </w:tcBorders>
            <w:tcMar>
              <w:top w:w="15" w:type="dxa"/>
              <w:left w:w="108" w:type="dxa"/>
              <w:bottom w:w="0" w:type="dxa"/>
              <w:right w:w="108" w:type="dxa"/>
            </w:tcMar>
            <w:vAlign w:val="center"/>
            <w:hideMark/>
          </w:tcPr>
          <w:p w14:paraId="09ACBDE3" w14:textId="7A6359D9" w:rsidR="00043A54" w:rsidRDefault="00043A54" w:rsidP="00043A54">
            <w:pPr>
              <w:jc w:val="center"/>
              <w:rPr>
                <w:rFonts w:ascii="Franklin Gothic Medium" w:hAnsi="Franklin Gothic Medium" w:cs="Calibri"/>
                <w:color w:val="000000"/>
                <w:sz w:val="20"/>
                <w:szCs w:val="20"/>
                <w:lang w:val="en-GB" w:eastAsia="en-GB"/>
              </w:rPr>
            </w:pPr>
            <w:r>
              <w:rPr>
                <w:rFonts w:ascii="Franklin Gothic Medium" w:hAnsi="Franklin Gothic Medium" w:cs="Calibri"/>
                <w:color w:val="000000"/>
                <w:sz w:val="20"/>
                <w:szCs w:val="20"/>
                <w:lang w:eastAsia="en-GB"/>
              </w:rPr>
              <w:t>PT Siloam International Hospitals</w:t>
            </w:r>
          </w:p>
        </w:tc>
        <w:tc>
          <w:tcPr>
            <w:tcW w:w="1580" w:type="dxa"/>
            <w:tcBorders>
              <w:top w:val="nil"/>
              <w:left w:val="nil"/>
              <w:bottom w:val="single" w:sz="4" w:space="0" w:color="auto"/>
              <w:right w:val="single" w:sz="4" w:space="0" w:color="auto"/>
            </w:tcBorders>
            <w:tcMar>
              <w:top w:w="15" w:type="dxa"/>
              <w:left w:w="108" w:type="dxa"/>
              <w:bottom w:w="0" w:type="dxa"/>
              <w:right w:w="108" w:type="dxa"/>
            </w:tcMar>
            <w:vAlign w:val="center"/>
            <w:hideMark/>
          </w:tcPr>
          <w:p w14:paraId="42FD679C" w14:textId="77777777" w:rsidR="00043A54" w:rsidRDefault="00043A54" w:rsidP="00043A54">
            <w:pPr>
              <w:jc w:val="center"/>
              <w:rPr>
                <w:rFonts w:ascii="Franklin Gothic Medium" w:hAnsi="Franklin Gothic Medium" w:cs="Calibri"/>
                <w:color w:val="000000"/>
                <w:sz w:val="20"/>
                <w:szCs w:val="20"/>
                <w:lang w:val="en-GB" w:eastAsia="en-GB"/>
              </w:rPr>
            </w:pPr>
            <w:r>
              <w:rPr>
                <w:rFonts w:ascii="Franklin Gothic Medium" w:hAnsi="Franklin Gothic Medium" w:cs="Calibri"/>
                <w:color w:val="000000"/>
                <w:sz w:val="20"/>
                <w:szCs w:val="20"/>
                <w:lang w:eastAsia="en-GB"/>
              </w:rPr>
              <w:t>BNIAIDJA</w:t>
            </w:r>
          </w:p>
        </w:tc>
      </w:tr>
    </w:tbl>
    <w:p w14:paraId="3DE9B34A" w14:textId="77777777" w:rsidR="00043A54" w:rsidRDefault="00043A54"/>
    <w:p w14:paraId="0559B155" w14:textId="77777777" w:rsidR="00043A54" w:rsidRPr="00043A54" w:rsidRDefault="00043A54" w:rsidP="00043A54"/>
    <w:p w14:paraId="35A38BA0" w14:textId="77777777" w:rsidR="00043A54" w:rsidRPr="00043A54" w:rsidRDefault="00043A54" w:rsidP="00043A54"/>
    <w:p w14:paraId="7EA0E2C3" w14:textId="77777777" w:rsidR="00043A54" w:rsidRPr="00043A54" w:rsidRDefault="00043A54" w:rsidP="00043A54"/>
    <w:p w14:paraId="0DC4AD3B" w14:textId="77777777" w:rsidR="00043A54" w:rsidRPr="00043A54" w:rsidRDefault="00043A54" w:rsidP="00043A54"/>
    <w:p w14:paraId="3BCEA5DE" w14:textId="77777777" w:rsidR="00043A54" w:rsidRPr="00043A54" w:rsidRDefault="00043A54" w:rsidP="00043A54"/>
    <w:p w14:paraId="7256CC3C" w14:textId="77777777" w:rsidR="00043A54" w:rsidRPr="00043A54" w:rsidRDefault="00043A54" w:rsidP="00043A54"/>
    <w:p w14:paraId="44FED4FC" w14:textId="77777777" w:rsidR="00043A54" w:rsidRPr="00043A54" w:rsidRDefault="00043A54" w:rsidP="00043A54"/>
    <w:p w14:paraId="7A8A82F4" w14:textId="77777777" w:rsidR="00043A54" w:rsidRPr="00043A54" w:rsidRDefault="00043A54" w:rsidP="00043A54"/>
    <w:p w14:paraId="4BF2AD1D" w14:textId="77777777" w:rsidR="00043A54" w:rsidRPr="00043A54" w:rsidRDefault="00043A54" w:rsidP="00043A54"/>
    <w:p w14:paraId="5EFD3188" w14:textId="77777777" w:rsidR="00043A54" w:rsidRPr="00043A54" w:rsidRDefault="00043A54" w:rsidP="00043A54"/>
    <w:p w14:paraId="7A1ED9CD" w14:textId="77777777" w:rsidR="00043A54" w:rsidRPr="00043A54" w:rsidRDefault="00043A54" w:rsidP="00043A54"/>
    <w:p w14:paraId="03D7B96D" w14:textId="77777777" w:rsidR="00043A54" w:rsidRPr="00043A54" w:rsidRDefault="00043A54" w:rsidP="00043A54"/>
    <w:p w14:paraId="152336D7" w14:textId="77777777" w:rsidR="00043A54" w:rsidRPr="00043A54" w:rsidRDefault="00043A54" w:rsidP="00043A54"/>
    <w:p w14:paraId="0A5DA253" w14:textId="77777777" w:rsidR="00043A54" w:rsidRPr="00043A54" w:rsidRDefault="00043A54" w:rsidP="00043A54"/>
    <w:p w14:paraId="52B079F8" w14:textId="77777777" w:rsidR="00043A54" w:rsidRPr="00043A54" w:rsidRDefault="00043A54" w:rsidP="00043A54"/>
    <w:p w14:paraId="6738A8E8" w14:textId="77777777" w:rsidR="00043A54" w:rsidRPr="00043A54" w:rsidRDefault="00043A54" w:rsidP="00043A54"/>
    <w:p w14:paraId="46836BD8" w14:textId="77777777" w:rsidR="00043A54" w:rsidRPr="00043A54" w:rsidRDefault="00043A54" w:rsidP="00043A54"/>
    <w:p w14:paraId="69DE798A" w14:textId="77777777" w:rsidR="00043A54" w:rsidRPr="00043A54" w:rsidRDefault="00043A54" w:rsidP="00043A54"/>
    <w:p w14:paraId="1B29378E" w14:textId="77777777" w:rsidR="00043A54" w:rsidRPr="00043A54" w:rsidRDefault="00043A54" w:rsidP="00043A54"/>
    <w:p w14:paraId="4F666A08" w14:textId="77777777" w:rsidR="00043A54" w:rsidRPr="00043A54" w:rsidRDefault="00043A54" w:rsidP="00043A54"/>
    <w:p w14:paraId="0E1BCE0C" w14:textId="77777777" w:rsidR="00043A54" w:rsidRPr="00043A54" w:rsidRDefault="00043A54" w:rsidP="00043A54"/>
    <w:p w14:paraId="61FF5261" w14:textId="77777777" w:rsidR="00043A54" w:rsidRPr="00043A54" w:rsidRDefault="00043A54" w:rsidP="00043A54"/>
    <w:p w14:paraId="271A42E2" w14:textId="77777777" w:rsidR="00043A54" w:rsidRPr="00043A54" w:rsidRDefault="00043A54" w:rsidP="00043A54"/>
    <w:p w14:paraId="3C105A3A" w14:textId="77777777" w:rsidR="00043A54" w:rsidRPr="00043A54" w:rsidRDefault="00043A54" w:rsidP="00043A54"/>
    <w:p w14:paraId="05434E45" w14:textId="77777777" w:rsidR="00043A54" w:rsidRPr="00043A54" w:rsidRDefault="00043A54" w:rsidP="00043A54"/>
    <w:p w14:paraId="62030AD2" w14:textId="77777777" w:rsidR="00043A54" w:rsidRPr="00043A54" w:rsidRDefault="00043A54" w:rsidP="00043A54"/>
    <w:p w14:paraId="3C078605" w14:textId="77777777" w:rsidR="00043A54" w:rsidRPr="00043A54" w:rsidRDefault="00043A54" w:rsidP="00043A54"/>
    <w:p w14:paraId="1BEAFD7E" w14:textId="77777777" w:rsidR="00043A54" w:rsidRPr="00043A54" w:rsidRDefault="00043A54" w:rsidP="00043A54"/>
    <w:p w14:paraId="5366F2DB" w14:textId="77777777" w:rsidR="00043A54" w:rsidRPr="00043A54" w:rsidRDefault="00043A54" w:rsidP="00043A54"/>
    <w:p w14:paraId="5078AEDA" w14:textId="77777777" w:rsidR="00043A54" w:rsidRDefault="00043A54" w:rsidP="00043A54"/>
    <w:p w14:paraId="53E58CF4" w14:textId="77777777" w:rsidR="00043A54" w:rsidRPr="00043A54" w:rsidRDefault="00043A54" w:rsidP="00043A54"/>
    <w:p w14:paraId="1C20DCF9" w14:textId="77777777" w:rsidR="00043A54" w:rsidRPr="00043A54" w:rsidRDefault="00043A54" w:rsidP="00043A54"/>
    <w:p w14:paraId="65C14D17" w14:textId="77777777" w:rsidR="00043A54" w:rsidRDefault="00043A54" w:rsidP="00043A54"/>
    <w:p w14:paraId="68EF0072" w14:textId="33F108CE" w:rsidR="00043A54" w:rsidRDefault="00043A54" w:rsidP="00043A54">
      <w:pPr>
        <w:tabs>
          <w:tab w:val="left" w:pos="3795"/>
        </w:tabs>
      </w:pPr>
      <w:r>
        <w:tab/>
      </w:r>
    </w:p>
    <w:p w14:paraId="28ED70A0" w14:textId="77777777" w:rsidR="00043A54" w:rsidRDefault="00043A54" w:rsidP="00043A54">
      <w:pPr>
        <w:tabs>
          <w:tab w:val="left" w:pos="3795"/>
        </w:tabs>
      </w:pPr>
    </w:p>
    <w:p w14:paraId="66E42E01" w14:textId="77777777" w:rsidR="00A211EB" w:rsidRDefault="00A211EB" w:rsidP="00043A54">
      <w:pPr>
        <w:tabs>
          <w:tab w:val="left" w:pos="3795"/>
        </w:tabs>
      </w:pPr>
    </w:p>
    <w:p w14:paraId="69FED2D7" w14:textId="77777777" w:rsidR="00D97D84" w:rsidRDefault="00D97D84" w:rsidP="00043A54">
      <w:pPr>
        <w:tabs>
          <w:tab w:val="left" w:pos="3795"/>
        </w:tabs>
      </w:pPr>
    </w:p>
    <w:p w14:paraId="7FB6D7C5" w14:textId="0515F1F0" w:rsidR="00043A54" w:rsidRPr="00CF3C55" w:rsidRDefault="00043A54" w:rsidP="00043A54">
      <w:pPr>
        <w:jc w:val="center"/>
        <w:rPr>
          <w:rFonts w:asciiTheme="minorHAnsi" w:hAnsiTheme="minorHAnsi" w:cstheme="minorHAnsi"/>
          <w:b/>
          <w:bCs/>
          <w:i/>
          <w:iCs/>
          <w:sz w:val="20"/>
          <w:szCs w:val="20"/>
          <w:lang w:val="en-US"/>
        </w:rPr>
      </w:pPr>
      <w:r w:rsidRPr="00CF3C55">
        <w:rPr>
          <w:rFonts w:asciiTheme="minorHAnsi" w:hAnsiTheme="minorHAnsi" w:cstheme="minorHAnsi"/>
          <w:b/>
          <w:bCs/>
          <w:sz w:val="20"/>
          <w:szCs w:val="20"/>
          <w:lang w:val="en-US"/>
        </w:rPr>
        <w:lastRenderedPageBreak/>
        <w:t xml:space="preserve">Lampiran V / </w:t>
      </w:r>
      <w:r w:rsidRPr="00CF3C55">
        <w:rPr>
          <w:rFonts w:asciiTheme="minorHAnsi" w:hAnsiTheme="minorHAnsi" w:cstheme="minorHAnsi"/>
          <w:b/>
          <w:bCs/>
          <w:i/>
          <w:iCs/>
          <w:sz w:val="20"/>
          <w:szCs w:val="20"/>
          <w:lang w:val="en-US"/>
        </w:rPr>
        <w:t>Appendix V</w:t>
      </w:r>
    </w:p>
    <w:p w14:paraId="248095E8" w14:textId="77777777" w:rsidR="00043A54" w:rsidRPr="00CF3C55" w:rsidRDefault="00043A54" w:rsidP="00043A54">
      <w:pPr>
        <w:keepNext/>
        <w:ind w:right="6"/>
        <w:jc w:val="center"/>
        <w:rPr>
          <w:rFonts w:asciiTheme="minorHAnsi" w:eastAsia="PMingLiU" w:hAnsiTheme="minorHAnsi" w:cstheme="minorHAnsi"/>
          <w:b/>
          <w:bCs/>
          <w:i/>
          <w:iCs/>
          <w:sz w:val="20"/>
          <w:szCs w:val="20"/>
          <w:lang w:val="en-US"/>
        </w:rPr>
      </w:pPr>
      <w:r w:rsidRPr="00CF3C55">
        <w:rPr>
          <w:rFonts w:asciiTheme="minorHAnsi" w:eastAsia="PMingLiU" w:hAnsiTheme="minorHAnsi" w:cstheme="minorHAnsi"/>
          <w:b/>
          <w:bCs/>
          <w:sz w:val="20"/>
          <w:szCs w:val="20"/>
          <w:lang w:val="en-US"/>
        </w:rPr>
        <w:t xml:space="preserve">Alamat Korespondensi / </w:t>
      </w:r>
      <w:r w:rsidRPr="00CF3C55">
        <w:rPr>
          <w:rFonts w:asciiTheme="minorHAnsi" w:eastAsia="PMingLiU" w:hAnsiTheme="minorHAnsi" w:cstheme="minorHAnsi"/>
          <w:b/>
          <w:bCs/>
          <w:i/>
          <w:iCs/>
          <w:sz w:val="20"/>
          <w:szCs w:val="20"/>
          <w:lang w:val="en-US"/>
        </w:rPr>
        <w:t>Correspondence Address</w:t>
      </w:r>
    </w:p>
    <w:p w14:paraId="7403AA23" w14:textId="77777777" w:rsidR="00043A54" w:rsidRPr="00CF3C55" w:rsidRDefault="00043A54" w:rsidP="00043A54">
      <w:pPr>
        <w:keepNext/>
        <w:ind w:right="6"/>
        <w:jc w:val="both"/>
        <w:rPr>
          <w:rFonts w:asciiTheme="minorHAnsi" w:eastAsia="PMingLiU" w:hAnsiTheme="minorHAnsi" w:cstheme="minorHAnsi"/>
          <w:sz w:val="20"/>
          <w:szCs w:val="20"/>
          <w:lang w:val="en-US"/>
        </w:rPr>
      </w:pPr>
    </w:p>
    <w:p w14:paraId="4BA2FE25" w14:textId="77777777" w:rsidR="00043A54" w:rsidRPr="00CF3C55" w:rsidRDefault="00043A54" w:rsidP="00043A54">
      <w:pPr>
        <w:keepNext/>
        <w:ind w:right="6"/>
        <w:jc w:val="both"/>
        <w:rPr>
          <w:rFonts w:asciiTheme="minorHAnsi" w:eastAsia="PMingLiU" w:hAnsiTheme="minorHAnsi" w:cstheme="minorHAnsi"/>
          <w:sz w:val="20"/>
          <w:szCs w:val="20"/>
          <w:lang w:val="en-US"/>
        </w:rPr>
      </w:pPr>
      <w:r w:rsidRPr="00CF3C55">
        <w:rPr>
          <w:rFonts w:asciiTheme="minorHAnsi" w:eastAsia="PMingLiU" w:hAnsiTheme="minorHAnsi" w:cstheme="minorHAnsi"/>
          <w:sz w:val="20"/>
          <w:szCs w:val="20"/>
          <w:lang w:val="en-US"/>
        </w:rPr>
        <w:t>Alamat Korespondensi Pihak Pertama:</w:t>
      </w:r>
    </w:p>
    <w:p w14:paraId="46FCADFA" w14:textId="77777777" w:rsidR="00043A54" w:rsidRPr="00CF3C55" w:rsidRDefault="00043A54" w:rsidP="00043A54">
      <w:pPr>
        <w:keepNext/>
        <w:ind w:right="6"/>
        <w:jc w:val="both"/>
        <w:rPr>
          <w:rFonts w:asciiTheme="minorHAnsi" w:eastAsia="PMingLiU" w:hAnsiTheme="minorHAnsi" w:cstheme="minorHAnsi"/>
          <w:i/>
          <w:iCs/>
          <w:sz w:val="20"/>
          <w:szCs w:val="20"/>
          <w:lang w:val="en-US"/>
        </w:rPr>
      </w:pPr>
      <w:r w:rsidRPr="00CF3C55">
        <w:rPr>
          <w:rFonts w:asciiTheme="minorHAnsi" w:eastAsia="PMingLiU" w:hAnsiTheme="minorHAnsi" w:cstheme="minorHAnsi"/>
          <w:i/>
          <w:iCs/>
          <w:sz w:val="20"/>
          <w:szCs w:val="20"/>
          <w:lang w:val="en-US"/>
        </w:rPr>
        <w:t>First Party’s Correspondence Address</w:t>
      </w:r>
    </w:p>
    <w:p w14:paraId="66AB362C" w14:textId="77777777" w:rsidR="00043A54" w:rsidRPr="00CF3C55" w:rsidRDefault="00043A54" w:rsidP="00043A54">
      <w:pPr>
        <w:keepNext/>
        <w:ind w:right="6"/>
        <w:jc w:val="both"/>
        <w:rPr>
          <w:rFonts w:asciiTheme="minorHAnsi" w:eastAsia="PMingLiU" w:hAnsiTheme="minorHAnsi" w:cstheme="minorHAnsi"/>
          <w:sz w:val="20"/>
          <w:szCs w:val="20"/>
          <w:lang w:val="en-US"/>
        </w:rPr>
      </w:pPr>
    </w:p>
    <w:tbl>
      <w:tblPr>
        <w:tblW w:w="9723" w:type="dxa"/>
        <w:tblInd w:w="-5" w:type="dxa"/>
        <w:tblLook w:val="04A0" w:firstRow="1" w:lastRow="0" w:firstColumn="1" w:lastColumn="0" w:noHBand="0" w:noVBand="1"/>
      </w:tblPr>
      <w:tblGrid>
        <w:gridCol w:w="1391"/>
        <w:gridCol w:w="1030"/>
        <w:gridCol w:w="1586"/>
        <w:gridCol w:w="958"/>
        <w:gridCol w:w="1433"/>
        <w:gridCol w:w="3325"/>
      </w:tblGrid>
      <w:tr w:rsidR="00043A54" w:rsidRPr="006E763C" w14:paraId="72412956" w14:textId="77777777" w:rsidTr="00A206C3">
        <w:trPr>
          <w:trHeight w:val="224"/>
        </w:trPr>
        <w:tc>
          <w:tcPr>
            <w:tcW w:w="1391" w:type="dxa"/>
            <w:tcBorders>
              <w:top w:val="single" w:sz="4" w:space="0" w:color="auto"/>
              <w:left w:val="single" w:sz="4" w:space="0" w:color="auto"/>
              <w:bottom w:val="single" w:sz="4" w:space="0" w:color="auto"/>
              <w:right w:val="single" w:sz="4" w:space="0" w:color="auto"/>
            </w:tcBorders>
            <w:noWrap/>
            <w:vAlign w:val="center"/>
            <w:hideMark/>
          </w:tcPr>
          <w:p w14:paraId="486F0262" w14:textId="77777777" w:rsidR="00043A54" w:rsidRPr="006E763C" w:rsidRDefault="00043A54" w:rsidP="00BC3EAA">
            <w:pPr>
              <w:jc w:val="center"/>
              <w:rPr>
                <w:rFonts w:ascii="Calibri" w:hAnsi="Calibri" w:cs="Calibri"/>
                <w:b/>
                <w:bCs/>
                <w:sz w:val="20"/>
                <w:szCs w:val="20"/>
              </w:rPr>
            </w:pPr>
            <w:r w:rsidRPr="006E763C">
              <w:rPr>
                <w:rFonts w:ascii="Calibri" w:hAnsi="Calibri" w:cs="Calibri"/>
                <w:b/>
                <w:bCs/>
                <w:sz w:val="20"/>
                <w:szCs w:val="20"/>
              </w:rPr>
              <w:t>Hospital Unit</w:t>
            </w:r>
          </w:p>
        </w:tc>
        <w:tc>
          <w:tcPr>
            <w:tcW w:w="1030" w:type="dxa"/>
            <w:tcBorders>
              <w:top w:val="single" w:sz="4" w:space="0" w:color="auto"/>
              <w:left w:val="nil"/>
              <w:bottom w:val="single" w:sz="4" w:space="0" w:color="auto"/>
              <w:right w:val="single" w:sz="4" w:space="0" w:color="auto"/>
            </w:tcBorders>
            <w:vAlign w:val="center"/>
            <w:hideMark/>
          </w:tcPr>
          <w:p w14:paraId="65BB43AA" w14:textId="77777777" w:rsidR="00043A54" w:rsidRPr="006E763C" w:rsidRDefault="00043A54" w:rsidP="00BC3EAA">
            <w:pPr>
              <w:jc w:val="center"/>
              <w:rPr>
                <w:rFonts w:ascii="Calibri" w:hAnsi="Calibri" w:cs="Calibri"/>
                <w:b/>
                <w:bCs/>
                <w:sz w:val="20"/>
                <w:szCs w:val="20"/>
              </w:rPr>
            </w:pPr>
            <w:r w:rsidRPr="006E763C">
              <w:rPr>
                <w:rFonts w:ascii="Calibri" w:hAnsi="Calibri" w:cs="Calibri"/>
                <w:b/>
                <w:bCs/>
                <w:sz w:val="20"/>
                <w:szCs w:val="20"/>
              </w:rPr>
              <w:t>Address</w:t>
            </w:r>
          </w:p>
        </w:tc>
        <w:tc>
          <w:tcPr>
            <w:tcW w:w="1586" w:type="dxa"/>
            <w:tcBorders>
              <w:top w:val="single" w:sz="4" w:space="0" w:color="auto"/>
              <w:left w:val="nil"/>
              <w:bottom w:val="single" w:sz="4" w:space="0" w:color="auto"/>
              <w:right w:val="single" w:sz="4" w:space="0" w:color="auto"/>
            </w:tcBorders>
            <w:vAlign w:val="center"/>
            <w:hideMark/>
          </w:tcPr>
          <w:p w14:paraId="5C1FB755" w14:textId="77777777" w:rsidR="00043A54" w:rsidRPr="006E763C" w:rsidRDefault="00043A54" w:rsidP="00BC3EAA">
            <w:pPr>
              <w:jc w:val="center"/>
              <w:rPr>
                <w:rFonts w:ascii="Calibri" w:hAnsi="Calibri" w:cs="Calibri"/>
                <w:b/>
                <w:bCs/>
                <w:sz w:val="20"/>
                <w:szCs w:val="20"/>
              </w:rPr>
            </w:pPr>
            <w:r w:rsidRPr="006E763C">
              <w:rPr>
                <w:rFonts w:ascii="Calibri" w:hAnsi="Calibri" w:cs="Calibri"/>
                <w:b/>
                <w:bCs/>
                <w:sz w:val="20"/>
                <w:szCs w:val="20"/>
              </w:rPr>
              <w:t>Phone</w:t>
            </w:r>
          </w:p>
        </w:tc>
        <w:tc>
          <w:tcPr>
            <w:tcW w:w="958" w:type="dxa"/>
            <w:tcBorders>
              <w:top w:val="single" w:sz="4" w:space="0" w:color="auto"/>
              <w:left w:val="nil"/>
              <w:bottom w:val="single" w:sz="4" w:space="0" w:color="auto"/>
              <w:right w:val="single" w:sz="4" w:space="0" w:color="auto"/>
            </w:tcBorders>
            <w:vAlign w:val="center"/>
            <w:hideMark/>
          </w:tcPr>
          <w:p w14:paraId="47C92B45" w14:textId="77777777" w:rsidR="00043A54" w:rsidRPr="006E763C" w:rsidRDefault="00043A54" w:rsidP="00BC3EAA">
            <w:pPr>
              <w:jc w:val="center"/>
              <w:rPr>
                <w:rFonts w:ascii="Calibri" w:hAnsi="Calibri" w:cs="Calibri"/>
                <w:b/>
                <w:bCs/>
                <w:sz w:val="20"/>
                <w:szCs w:val="20"/>
              </w:rPr>
            </w:pPr>
            <w:r w:rsidRPr="006E763C">
              <w:rPr>
                <w:rFonts w:ascii="Calibri" w:hAnsi="Calibri" w:cs="Calibri"/>
                <w:b/>
                <w:bCs/>
                <w:sz w:val="20"/>
                <w:szCs w:val="20"/>
              </w:rPr>
              <w:t>PIC</w:t>
            </w:r>
          </w:p>
        </w:tc>
        <w:tc>
          <w:tcPr>
            <w:tcW w:w="1433" w:type="dxa"/>
            <w:tcBorders>
              <w:top w:val="single" w:sz="4" w:space="0" w:color="auto"/>
              <w:left w:val="nil"/>
              <w:bottom w:val="single" w:sz="4" w:space="0" w:color="auto"/>
              <w:right w:val="single" w:sz="4" w:space="0" w:color="auto"/>
            </w:tcBorders>
            <w:vAlign w:val="center"/>
            <w:hideMark/>
          </w:tcPr>
          <w:p w14:paraId="0B8DC56B" w14:textId="77777777" w:rsidR="00043A54" w:rsidRPr="006E763C" w:rsidRDefault="00043A54" w:rsidP="00BC3EAA">
            <w:pPr>
              <w:jc w:val="center"/>
              <w:rPr>
                <w:rFonts w:ascii="Calibri" w:hAnsi="Calibri" w:cs="Calibri"/>
                <w:b/>
                <w:bCs/>
                <w:sz w:val="20"/>
                <w:szCs w:val="20"/>
              </w:rPr>
            </w:pPr>
            <w:r w:rsidRPr="006E763C">
              <w:rPr>
                <w:rFonts w:ascii="Calibri" w:hAnsi="Calibri" w:cs="Calibri"/>
                <w:b/>
                <w:bCs/>
                <w:sz w:val="20"/>
                <w:szCs w:val="20"/>
              </w:rPr>
              <w:t>Mobile</w:t>
            </w:r>
          </w:p>
        </w:tc>
        <w:tc>
          <w:tcPr>
            <w:tcW w:w="3325" w:type="dxa"/>
            <w:tcBorders>
              <w:top w:val="single" w:sz="4" w:space="0" w:color="auto"/>
              <w:left w:val="nil"/>
              <w:bottom w:val="single" w:sz="4" w:space="0" w:color="auto"/>
              <w:right w:val="single" w:sz="4" w:space="0" w:color="auto"/>
            </w:tcBorders>
            <w:vAlign w:val="center"/>
            <w:hideMark/>
          </w:tcPr>
          <w:p w14:paraId="58DB5B0F" w14:textId="77777777" w:rsidR="00043A54" w:rsidRPr="006E763C" w:rsidRDefault="00043A54" w:rsidP="00BC3EAA">
            <w:pPr>
              <w:jc w:val="center"/>
              <w:rPr>
                <w:rFonts w:ascii="Calibri" w:hAnsi="Calibri" w:cs="Calibri"/>
                <w:b/>
                <w:bCs/>
                <w:sz w:val="20"/>
                <w:szCs w:val="20"/>
                <w:u w:val="single"/>
              </w:rPr>
            </w:pPr>
            <w:r w:rsidRPr="006E763C">
              <w:rPr>
                <w:rFonts w:ascii="Calibri" w:hAnsi="Calibri" w:cs="Calibri"/>
                <w:b/>
                <w:bCs/>
                <w:sz w:val="20"/>
                <w:szCs w:val="20"/>
                <w:u w:val="single"/>
              </w:rPr>
              <w:t>E-mail</w:t>
            </w:r>
          </w:p>
        </w:tc>
      </w:tr>
      <w:tr w:rsidR="00AD1F14" w:rsidRPr="006E763C" w14:paraId="6E92C666" w14:textId="77777777" w:rsidTr="00A206C3">
        <w:trPr>
          <w:trHeight w:val="620"/>
        </w:trPr>
        <w:tc>
          <w:tcPr>
            <w:tcW w:w="1391" w:type="dxa"/>
            <w:vMerge w:val="restart"/>
            <w:tcBorders>
              <w:top w:val="nil"/>
              <w:left w:val="single" w:sz="4" w:space="0" w:color="auto"/>
              <w:bottom w:val="single" w:sz="4" w:space="0" w:color="000000"/>
              <w:right w:val="single" w:sz="4" w:space="0" w:color="auto"/>
            </w:tcBorders>
            <w:vAlign w:val="center"/>
            <w:hideMark/>
          </w:tcPr>
          <w:p w14:paraId="48DBAEBE" w14:textId="0AF1BCA4" w:rsidR="00AD1F14" w:rsidRPr="006E763C" w:rsidRDefault="00AD1F14" w:rsidP="00AD1F14">
            <w:pPr>
              <w:jc w:val="center"/>
              <w:rPr>
                <w:rFonts w:ascii="Calibri" w:hAnsi="Calibri" w:cs="Calibri"/>
                <w:sz w:val="20"/>
                <w:szCs w:val="20"/>
              </w:rPr>
            </w:pPr>
            <w:r w:rsidRPr="000E2D7E">
              <w:rPr>
                <w:rFonts w:ascii="Calibri" w:hAnsi="Calibri" w:cs="Calibri"/>
                <w:sz w:val="20"/>
                <w:szCs w:val="20"/>
              </w:rPr>
              <w:t>Siloam Hospitals Makassar</w:t>
            </w:r>
          </w:p>
        </w:tc>
        <w:tc>
          <w:tcPr>
            <w:tcW w:w="1030" w:type="dxa"/>
            <w:vMerge w:val="restart"/>
            <w:tcBorders>
              <w:top w:val="nil"/>
              <w:left w:val="single" w:sz="4" w:space="0" w:color="auto"/>
              <w:bottom w:val="single" w:sz="4" w:space="0" w:color="000000"/>
              <w:right w:val="single" w:sz="4" w:space="0" w:color="auto"/>
            </w:tcBorders>
            <w:vAlign w:val="center"/>
            <w:hideMark/>
          </w:tcPr>
          <w:p w14:paraId="2ECB9B72" w14:textId="026E5223" w:rsidR="00AD1F14" w:rsidRPr="009D1DE3" w:rsidRDefault="00AD1F14" w:rsidP="00AD1F14">
            <w:pPr>
              <w:jc w:val="center"/>
              <w:rPr>
                <w:rFonts w:ascii="Calibri" w:hAnsi="Calibri" w:cs="Calibri"/>
                <w:sz w:val="20"/>
                <w:szCs w:val="20"/>
                <w:lang w:val="sv-SE"/>
              </w:rPr>
            </w:pPr>
            <w:r w:rsidRPr="009D1DE3">
              <w:rPr>
                <w:rFonts w:ascii="Calibri" w:hAnsi="Calibri" w:cs="Calibri"/>
                <w:sz w:val="20"/>
                <w:szCs w:val="20"/>
                <w:lang w:val="sv-SE"/>
              </w:rPr>
              <w:t>Jl. Metro Tanjung Bunga Kav 9, Makassar 90134</w:t>
            </w:r>
          </w:p>
        </w:tc>
        <w:tc>
          <w:tcPr>
            <w:tcW w:w="1586" w:type="dxa"/>
            <w:vMerge w:val="restart"/>
            <w:tcBorders>
              <w:top w:val="nil"/>
              <w:left w:val="single" w:sz="4" w:space="0" w:color="auto"/>
              <w:bottom w:val="single" w:sz="4" w:space="0" w:color="000000"/>
              <w:right w:val="single" w:sz="4" w:space="0" w:color="auto"/>
            </w:tcBorders>
            <w:vAlign w:val="center"/>
            <w:hideMark/>
          </w:tcPr>
          <w:p w14:paraId="0B9587A8" w14:textId="77777777" w:rsidR="00AD1F14" w:rsidRDefault="00AD1F14" w:rsidP="00AD1F14">
            <w:pPr>
              <w:jc w:val="center"/>
              <w:rPr>
                <w:rFonts w:ascii="Calibri" w:hAnsi="Calibri" w:cs="Calibri"/>
                <w:sz w:val="20"/>
                <w:szCs w:val="20"/>
              </w:rPr>
            </w:pPr>
            <w:r w:rsidRPr="000E2D7E">
              <w:rPr>
                <w:rFonts w:ascii="Calibri" w:hAnsi="Calibri" w:cs="Calibri"/>
                <w:sz w:val="20"/>
                <w:szCs w:val="20"/>
              </w:rPr>
              <w:t>+624113662900; ext. 27000</w:t>
            </w:r>
          </w:p>
          <w:p w14:paraId="6DAD7B06" w14:textId="5C842263" w:rsidR="00AD1F14" w:rsidRPr="006E763C" w:rsidRDefault="00AD1F14" w:rsidP="00AD1F14">
            <w:pPr>
              <w:jc w:val="center"/>
              <w:rPr>
                <w:rFonts w:ascii="Calibri" w:hAnsi="Calibri" w:cs="Calibri"/>
                <w:sz w:val="20"/>
                <w:szCs w:val="20"/>
              </w:rPr>
            </w:pPr>
            <w:r>
              <w:rPr>
                <w:rFonts w:ascii="Calibri" w:hAnsi="Calibri" w:cs="Calibri"/>
                <w:sz w:val="20"/>
                <w:szCs w:val="20"/>
              </w:rPr>
              <w:t>22602</w:t>
            </w:r>
          </w:p>
          <w:p w14:paraId="0C34CD04" w14:textId="77777777" w:rsidR="00AD1F14" w:rsidRDefault="00AD1F14" w:rsidP="00AD1F14">
            <w:pPr>
              <w:jc w:val="center"/>
              <w:rPr>
                <w:rFonts w:ascii="Calibri" w:hAnsi="Calibri" w:cs="Calibri"/>
                <w:sz w:val="20"/>
                <w:szCs w:val="20"/>
              </w:rPr>
            </w:pPr>
            <w:r w:rsidRPr="000E2D7E">
              <w:rPr>
                <w:rFonts w:ascii="Calibri" w:hAnsi="Calibri" w:cs="Calibri"/>
                <w:sz w:val="20"/>
                <w:szCs w:val="20"/>
              </w:rPr>
              <w:t>22603</w:t>
            </w:r>
          </w:p>
          <w:p w14:paraId="23096799" w14:textId="597FD432" w:rsidR="00AD1F14" w:rsidRDefault="00AD1F14" w:rsidP="00AD1F14">
            <w:pPr>
              <w:jc w:val="center"/>
              <w:rPr>
                <w:rFonts w:ascii="Calibri" w:hAnsi="Calibri" w:cs="Calibri"/>
                <w:sz w:val="20"/>
                <w:szCs w:val="20"/>
              </w:rPr>
            </w:pPr>
            <w:r>
              <w:rPr>
                <w:rFonts w:ascii="Calibri" w:hAnsi="Calibri" w:cs="Calibri"/>
                <w:sz w:val="20"/>
                <w:szCs w:val="20"/>
              </w:rPr>
              <w:t>22604</w:t>
            </w:r>
          </w:p>
          <w:p w14:paraId="541737E2" w14:textId="0281F301" w:rsidR="00AD1F14" w:rsidRPr="006E763C" w:rsidRDefault="00AD1F14" w:rsidP="00AD1F14">
            <w:pPr>
              <w:jc w:val="center"/>
              <w:rPr>
                <w:rFonts w:ascii="Calibri" w:hAnsi="Calibri" w:cs="Calibri"/>
                <w:sz w:val="20"/>
                <w:szCs w:val="20"/>
              </w:rPr>
            </w:pPr>
          </w:p>
        </w:tc>
        <w:tc>
          <w:tcPr>
            <w:tcW w:w="958" w:type="dxa"/>
            <w:tcBorders>
              <w:top w:val="nil"/>
              <w:left w:val="nil"/>
              <w:bottom w:val="single" w:sz="4" w:space="0" w:color="auto"/>
              <w:right w:val="single" w:sz="4" w:space="0" w:color="auto"/>
            </w:tcBorders>
            <w:vAlign w:val="center"/>
            <w:hideMark/>
          </w:tcPr>
          <w:p w14:paraId="19C7C048" w14:textId="3990D1C5" w:rsidR="00AD1F14" w:rsidRPr="006E763C" w:rsidRDefault="00AD1F14" w:rsidP="00AD1F14">
            <w:pPr>
              <w:jc w:val="center"/>
              <w:rPr>
                <w:rFonts w:ascii="Calibri" w:hAnsi="Calibri" w:cs="Calibri"/>
                <w:sz w:val="20"/>
                <w:szCs w:val="20"/>
              </w:rPr>
            </w:pPr>
            <w:r w:rsidRPr="000E2D7E">
              <w:rPr>
                <w:rFonts w:ascii="Calibri" w:hAnsi="Calibri" w:cs="Calibri"/>
                <w:sz w:val="20"/>
                <w:szCs w:val="20"/>
              </w:rPr>
              <w:t>Putri Amelia</w:t>
            </w:r>
          </w:p>
        </w:tc>
        <w:tc>
          <w:tcPr>
            <w:tcW w:w="1433" w:type="dxa"/>
            <w:tcBorders>
              <w:top w:val="nil"/>
              <w:left w:val="nil"/>
              <w:bottom w:val="single" w:sz="4" w:space="0" w:color="auto"/>
              <w:right w:val="single" w:sz="4" w:space="0" w:color="auto"/>
            </w:tcBorders>
            <w:vAlign w:val="center"/>
            <w:hideMark/>
          </w:tcPr>
          <w:p w14:paraId="1F284234" w14:textId="51B44A44" w:rsidR="00AD1F14" w:rsidRPr="006E763C" w:rsidRDefault="00AD1F14" w:rsidP="00AD1F14">
            <w:pPr>
              <w:jc w:val="center"/>
              <w:rPr>
                <w:rFonts w:ascii="Calibri" w:hAnsi="Calibri" w:cs="Calibri"/>
                <w:sz w:val="20"/>
                <w:szCs w:val="20"/>
              </w:rPr>
            </w:pPr>
            <w:r>
              <w:rPr>
                <w:rFonts w:ascii="Calibri" w:hAnsi="Calibri" w:cs="Calibri"/>
                <w:sz w:val="20"/>
                <w:szCs w:val="20"/>
              </w:rPr>
              <w:t>081242979797</w:t>
            </w:r>
          </w:p>
        </w:tc>
        <w:tc>
          <w:tcPr>
            <w:tcW w:w="3325" w:type="dxa"/>
            <w:tcBorders>
              <w:top w:val="nil"/>
              <w:left w:val="nil"/>
              <w:bottom w:val="single" w:sz="4" w:space="0" w:color="auto"/>
              <w:right w:val="single" w:sz="4" w:space="0" w:color="auto"/>
            </w:tcBorders>
            <w:vAlign w:val="center"/>
            <w:hideMark/>
          </w:tcPr>
          <w:p w14:paraId="668099A2" w14:textId="71C7EDF1" w:rsidR="00AD1F14" w:rsidRPr="006E763C" w:rsidRDefault="00AD1F14" w:rsidP="00AD1F14">
            <w:pPr>
              <w:rPr>
                <w:rFonts w:ascii="Calibri" w:hAnsi="Calibri" w:cs="Calibri"/>
                <w:sz w:val="20"/>
                <w:szCs w:val="20"/>
                <w:u w:val="single"/>
              </w:rPr>
            </w:pPr>
            <w:r w:rsidRPr="000E2D7E">
              <w:rPr>
                <w:rFonts w:ascii="Calibri" w:hAnsi="Calibri" w:cs="Calibri"/>
                <w:sz w:val="20"/>
                <w:szCs w:val="20"/>
                <w:u w:val="single"/>
              </w:rPr>
              <w:t>Putri.amelia@siloamhospitals.com</w:t>
            </w:r>
          </w:p>
        </w:tc>
      </w:tr>
      <w:tr w:rsidR="00AD1F14" w:rsidRPr="006E763C" w14:paraId="0E9898C3" w14:textId="77777777" w:rsidTr="00A206C3">
        <w:trPr>
          <w:trHeight w:val="620"/>
        </w:trPr>
        <w:tc>
          <w:tcPr>
            <w:tcW w:w="1391" w:type="dxa"/>
            <w:vMerge/>
            <w:tcBorders>
              <w:top w:val="nil"/>
              <w:left w:val="single" w:sz="4" w:space="0" w:color="auto"/>
              <w:bottom w:val="single" w:sz="4" w:space="0" w:color="000000"/>
              <w:right w:val="single" w:sz="4" w:space="0" w:color="auto"/>
            </w:tcBorders>
            <w:vAlign w:val="center"/>
            <w:hideMark/>
          </w:tcPr>
          <w:p w14:paraId="0FD21C23" w14:textId="77777777" w:rsidR="00AD1F14" w:rsidRPr="006E763C" w:rsidRDefault="00AD1F14" w:rsidP="00AD1F14">
            <w:pPr>
              <w:rPr>
                <w:rFonts w:ascii="Calibri" w:hAnsi="Calibri" w:cs="Calibri"/>
                <w:sz w:val="20"/>
                <w:szCs w:val="20"/>
              </w:rPr>
            </w:pPr>
          </w:p>
        </w:tc>
        <w:tc>
          <w:tcPr>
            <w:tcW w:w="1030" w:type="dxa"/>
            <w:vMerge/>
            <w:tcBorders>
              <w:top w:val="nil"/>
              <w:left w:val="single" w:sz="4" w:space="0" w:color="auto"/>
              <w:bottom w:val="single" w:sz="4" w:space="0" w:color="000000"/>
              <w:right w:val="single" w:sz="4" w:space="0" w:color="auto"/>
            </w:tcBorders>
            <w:vAlign w:val="center"/>
            <w:hideMark/>
          </w:tcPr>
          <w:p w14:paraId="0A8E1F8B" w14:textId="77777777" w:rsidR="00AD1F14" w:rsidRPr="006E763C" w:rsidRDefault="00AD1F14" w:rsidP="00AD1F14">
            <w:pPr>
              <w:rPr>
                <w:rFonts w:ascii="Calibri" w:hAnsi="Calibri" w:cs="Calibri"/>
                <w:sz w:val="20"/>
                <w:szCs w:val="20"/>
              </w:rPr>
            </w:pPr>
          </w:p>
        </w:tc>
        <w:tc>
          <w:tcPr>
            <w:tcW w:w="1586" w:type="dxa"/>
            <w:vMerge/>
            <w:tcBorders>
              <w:top w:val="nil"/>
              <w:left w:val="single" w:sz="4" w:space="0" w:color="auto"/>
              <w:bottom w:val="single" w:sz="4" w:space="0" w:color="000000"/>
              <w:right w:val="single" w:sz="4" w:space="0" w:color="auto"/>
            </w:tcBorders>
            <w:vAlign w:val="center"/>
            <w:hideMark/>
          </w:tcPr>
          <w:p w14:paraId="095CCD26" w14:textId="77777777" w:rsidR="00AD1F14" w:rsidRPr="006E763C" w:rsidRDefault="00AD1F14" w:rsidP="00AD1F14">
            <w:pPr>
              <w:rPr>
                <w:rFonts w:ascii="Calibri" w:hAnsi="Calibri" w:cs="Calibri"/>
                <w:sz w:val="20"/>
                <w:szCs w:val="20"/>
              </w:rPr>
            </w:pPr>
          </w:p>
        </w:tc>
        <w:tc>
          <w:tcPr>
            <w:tcW w:w="958" w:type="dxa"/>
            <w:tcBorders>
              <w:top w:val="nil"/>
              <w:left w:val="nil"/>
              <w:bottom w:val="single" w:sz="4" w:space="0" w:color="auto"/>
              <w:right w:val="single" w:sz="4" w:space="0" w:color="auto"/>
            </w:tcBorders>
            <w:vAlign w:val="center"/>
            <w:hideMark/>
          </w:tcPr>
          <w:p w14:paraId="4836E061" w14:textId="4C4C099B" w:rsidR="00AD1F14" w:rsidRPr="006E763C" w:rsidRDefault="00AD1F14" w:rsidP="00AD1F14">
            <w:pPr>
              <w:jc w:val="center"/>
              <w:rPr>
                <w:rFonts w:ascii="Calibri" w:hAnsi="Calibri" w:cs="Calibri"/>
                <w:sz w:val="20"/>
                <w:szCs w:val="20"/>
              </w:rPr>
            </w:pPr>
            <w:r w:rsidRPr="000E2D7E">
              <w:rPr>
                <w:rFonts w:ascii="Calibri" w:hAnsi="Calibri" w:cs="Calibri"/>
                <w:sz w:val="20"/>
                <w:szCs w:val="20"/>
              </w:rPr>
              <w:t>Asrini Restu</w:t>
            </w:r>
          </w:p>
        </w:tc>
        <w:tc>
          <w:tcPr>
            <w:tcW w:w="1433" w:type="dxa"/>
            <w:tcBorders>
              <w:top w:val="nil"/>
              <w:left w:val="nil"/>
              <w:bottom w:val="single" w:sz="4" w:space="0" w:color="auto"/>
              <w:right w:val="single" w:sz="4" w:space="0" w:color="auto"/>
            </w:tcBorders>
            <w:vAlign w:val="center"/>
            <w:hideMark/>
          </w:tcPr>
          <w:p w14:paraId="7C4ABE34" w14:textId="6533AF5F" w:rsidR="00AD1F14" w:rsidRPr="006E763C" w:rsidRDefault="00AD1F14" w:rsidP="00AD1F14">
            <w:pPr>
              <w:jc w:val="center"/>
              <w:rPr>
                <w:rFonts w:ascii="Calibri" w:hAnsi="Calibri" w:cs="Calibri"/>
                <w:sz w:val="20"/>
                <w:szCs w:val="20"/>
              </w:rPr>
            </w:pPr>
            <w:r>
              <w:rPr>
                <w:rFonts w:ascii="Calibri" w:hAnsi="Calibri" w:cs="Calibri"/>
                <w:sz w:val="20"/>
                <w:szCs w:val="20"/>
              </w:rPr>
              <w:t>085255803545</w:t>
            </w:r>
          </w:p>
        </w:tc>
        <w:tc>
          <w:tcPr>
            <w:tcW w:w="3325" w:type="dxa"/>
            <w:tcBorders>
              <w:top w:val="nil"/>
              <w:left w:val="nil"/>
              <w:bottom w:val="single" w:sz="4" w:space="0" w:color="auto"/>
              <w:right w:val="single" w:sz="4" w:space="0" w:color="auto"/>
            </w:tcBorders>
            <w:vAlign w:val="center"/>
            <w:hideMark/>
          </w:tcPr>
          <w:p w14:paraId="5A6FD058" w14:textId="04E60E0B" w:rsidR="00AD1F14" w:rsidRPr="006E763C" w:rsidRDefault="00AD1F14" w:rsidP="00AD1F14">
            <w:pPr>
              <w:rPr>
                <w:rFonts w:ascii="Calibri" w:hAnsi="Calibri" w:cs="Calibri"/>
                <w:sz w:val="20"/>
                <w:szCs w:val="20"/>
                <w:u w:val="single"/>
              </w:rPr>
            </w:pPr>
            <w:r w:rsidRPr="000E2D7E">
              <w:rPr>
                <w:rFonts w:ascii="Calibri" w:hAnsi="Calibri" w:cs="Calibri"/>
                <w:sz w:val="20"/>
                <w:szCs w:val="20"/>
                <w:u w:val="single"/>
              </w:rPr>
              <w:t>Asrini.indah@siloamhospitals.com</w:t>
            </w:r>
          </w:p>
        </w:tc>
      </w:tr>
      <w:tr w:rsidR="00043A54" w:rsidRPr="006E763C" w14:paraId="436C97F8" w14:textId="77777777" w:rsidTr="00A206C3">
        <w:trPr>
          <w:trHeight w:val="703"/>
        </w:trPr>
        <w:tc>
          <w:tcPr>
            <w:tcW w:w="1391" w:type="dxa"/>
            <w:vMerge/>
            <w:tcBorders>
              <w:top w:val="nil"/>
              <w:left w:val="single" w:sz="4" w:space="0" w:color="auto"/>
              <w:bottom w:val="single" w:sz="4" w:space="0" w:color="000000"/>
              <w:right w:val="single" w:sz="4" w:space="0" w:color="auto"/>
            </w:tcBorders>
            <w:vAlign w:val="center"/>
            <w:hideMark/>
          </w:tcPr>
          <w:p w14:paraId="12AC9671" w14:textId="77777777" w:rsidR="00043A54" w:rsidRPr="006E763C" w:rsidRDefault="00043A54" w:rsidP="00043A54">
            <w:pPr>
              <w:rPr>
                <w:rFonts w:ascii="Calibri" w:hAnsi="Calibri" w:cs="Calibri"/>
                <w:sz w:val="20"/>
                <w:szCs w:val="20"/>
              </w:rPr>
            </w:pPr>
          </w:p>
        </w:tc>
        <w:tc>
          <w:tcPr>
            <w:tcW w:w="1030" w:type="dxa"/>
            <w:vMerge/>
            <w:tcBorders>
              <w:top w:val="nil"/>
              <w:left w:val="single" w:sz="4" w:space="0" w:color="auto"/>
              <w:bottom w:val="single" w:sz="4" w:space="0" w:color="000000"/>
              <w:right w:val="single" w:sz="4" w:space="0" w:color="auto"/>
            </w:tcBorders>
            <w:vAlign w:val="center"/>
            <w:hideMark/>
          </w:tcPr>
          <w:p w14:paraId="02142819" w14:textId="77777777" w:rsidR="00043A54" w:rsidRPr="006E763C" w:rsidRDefault="00043A54" w:rsidP="00043A54">
            <w:pPr>
              <w:rPr>
                <w:rFonts w:ascii="Calibri" w:hAnsi="Calibri" w:cs="Calibri"/>
                <w:sz w:val="20"/>
                <w:szCs w:val="20"/>
              </w:rPr>
            </w:pPr>
          </w:p>
        </w:tc>
        <w:tc>
          <w:tcPr>
            <w:tcW w:w="1586" w:type="dxa"/>
            <w:vMerge/>
            <w:tcBorders>
              <w:top w:val="nil"/>
              <w:left w:val="single" w:sz="4" w:space="0" w:color="auto"/>
              <w:bottom w:val="single" w:sz="4" w:space="0" w:color="000000"/>
              <w:right w:val="single" w:sz="4" w:space="0" w:color="auto"/>
            </w:tcBorders>
            <w:vAlign w:val="center"/>
            <w:hideMark/>
          </w:tcPr>
          <w:p w14:paraId="5A52FFA7" w14:textId="77777777" w:rsidR="00043A54" w:rsidRPr="006E763C" w:rsidRDefault="00043A54" w:rsidP="00043A54">
            <w:pPr>
              <w:rPr>
                <w:rFonts w:ascii="Calibri" w:hAnsi="Calibri" w:cs="Calibri"/>
                <w:sz w:val="20"/>
                <w:szCs w:val="20"/>
              </w:rPr>
            </w:pPr>
          </w:p>
        </w:tc>
        <w:tc>
          <w:tcPr>
            <w:tcW w:w="958" w:type="dxa"/>
            <w:tcBorders>
              <w:top w:val="nil"/>
              <w:left w:val="nil"/>
              <w:bottom w:val="single" w:sz="4" w:space="0" w:color="auto"/>
              <w:right w:val="single" w:sz="4" w:space="0" w:color="auto"/>
            </w:tcBorders>
            <w:vAlign w:val="center"/>
            <w:hideMark/>
          </w:tcPr>
          <w:p w14:paraId="3D2688D4" w14:textId="2B983F7A" w:rsidR="00043A54" w:rsidRPr="006E763C" w:rsidRDefault="00043A54" w:rsidP="00043A54">
            <w:pPr>
              <w:jc w:val="center"/>
              <w:rPr>
                <w:rFonts w:ascii="Calibri" w:hAnsi="Calibri" w:cs="Calibri"/>
                <w:sz w:val="20"/>
                <w:szCs w:val="20"/>
              </w:rPr>
            </w:pPr>
            <w:r>
              <w:rPr>
                <w:rFonts w:ascii="Calibri" w:hAnsi="Calibri" w:cs="Calibri"/>
                <w:sz w:val="20"/>
                <w:szCs w:val="20"/>
              </w:rPr>
              <w:t>Elva Nanna</w:t>
            </w:r>
          </w:p>
        </w:tc>
        <w:tc>
          <w:tcPr>
            <w:tcW w:w="1433" w:type="dxa"/>
            <w:tcBorders>
              <w:top w:val="nil"/>
              <w:left w:val="nil"/>
              <w:bottom w:val="single" w:sz="4" w:space="0" w:color="auto"/>
              <w:right w:val="single" w:sz="4" w:space="0" w:color="auto"/>
            </w:tcBorders>
            <w:vAlign w:val="center"/>
            <w:hideMark/>
          </w:tcPr>
          <w:p w14:paraId="0A5C11B9" w14:textId="7B26ABA1" w:rsidR="00043A54" w:rsidRPr="006E763C" w:rsidRDefault="00043A54" w:rsidP="00043A54">
            <w:pPr>
              <w:jc w:val="center"/>
              <w:rPr>
                <w:rFonts w:ascii="Calibri" w:hAnsi="Calibri" w:cs="Calibri"/>
                <w:sz w:val="20"/>
                <w:szCs w:val="20"/>
              </w:rPr>
            </w:pPr>
            <w:r>
              <w:rPr>
                <w:rFonts w:ascii="Calibri" w:hAnsi="Calibri" w:cs="Calibri"/>
                <w:sz w:val="20"/>
                <w:szCs w:val="20"/>
              </w:rPr>
              <w:t>085343566262</w:t>
            </w:r>
          </w:p>
        </w:tc>
        <w:tc>
          <w:tcPr>
            <w:tcW w:w="3325" w:type="dxa"/>
            <w:tcBorders>
              <w:top w:val="nil"/>
              <w:left w:val="nil"/>
              <w:bottom w:val="single" w:sz="4" w:space="0" w:color="auto"/>
              <w:right w:val="single" w:sz="4" w:space="0" w:color="auto"/>
            </w:tcBorders>
            <w:vAlign w:val="center"/>
            <w:hideMark/>
          </w:tcPr>
          <w:p w14:paraId="09209E7B" w14:textId="7A5D5E47" w:rsidR="00043A54" w:rsidRPr="006E763C" w:rsidRDefault="00043A54" w:rsidP="00043A54">
            <w:pPr>
              <w:rPr>
                <w:rFonts w:ascii="Calibri" w:hAnsi="Calibri" w:cs="Calibri"/>
                <w:sz w:val="20"/>
                <w:szCs w:val="20"/>
                <w:u w:val="single"/>
              </w:rPr>
            </w:pPr>
            <w:r>
              <w:rPr>
                <w:rFonts w:ascii="Calibri" w:hAnsi="Calibri" w:cs="Calibri"/>
                <w:sz w:val="20"/>
                <w:szCs w:val="20"/>
                <w:u w:val="single"/>
              </w:rPr>
              <w:t>Elva.nanna@siloamhospitals</w:t>
            </w:r>
            <w:r w:rsidR="00AD1F14">
              <w:rPr>
                <w:rFonts w:ascii="Calibri" w:hAnsi="Calibri" w:cs="Calibri"/>
                <w:sz w:val="20"/>
                <w:szCs w:val="20"/>
                <w:u w:val="single"/>
              </w:rPr>
              <w:t>.com</w:t>
            </w:r>
          </w:p>
        </w:tc>
      </w:tr>
      <w:tr w:rsidR="00043A54" w:rsidRPr="006E763C" w14:paraId="6347868B" w14:textId="77777777" w:rsidTr="00A206C3">
        <w:trPr>
          <w:trHeight w:val="61"/>
        </w:trPr>
        <w:tc>
          <w:tcPr>
            <w:tcW w:w="1391" w:type="dxa"/>
            <w:vMerge/>
            <w:tcBorders>
              <w:top w:val="nil"/>
              <w:left w:val="single" w:sz="4" w:space="0" w:color="auto"/>
              <w:bottom w:val="single" w:sz="4" w:space="0" w:color="000000"/>
              <w:right w:val="single" w:sz="4" w:space="0" w:color="auto"/>
            </w:tcBorders>
            <w:vAlign w:val="center"/>
            <w:hideMark/>
          </w:tcPr>
          <w:p w14:paraId="380EE348" w14:textId="77777777" w:rsidR="00043A54" w:rsidRPr="006E763C" w:rsidRDefault="00043A54" w:rsidP="00043A54">
            <w:pPr>
              <w:rPr>
                <w:rFonts w:ascii="Calibri" w:hAnsi="Calibri" w:cs="Calibri"/>
                <w:sz w:val="20"/>
                <w:szCs w:val="20"/>
              </w:rPr>
            </w:pPr>
          </w:p>
        </w:tc>
        <w:tc>
          <w:tcPr>
            <w:tcW w:w="1030" w:type="dxa"/>
            <w:vMerge/>
            <w:tcBorders>
              <w:top w:val="nil"/>
              <w:left w:val="single" w:sz="4" w:space="0" w:color="auto"/>
              <w:bottom w:val="single" w:sz="4" w:space="0" w:color="000000"/>
              <w:right w:val="single" w:sz="4" w:space="0" w:color="auto"/>
            </w:tcBorders>
            <w:vAlign w:val="center"/>
            <w:hideMark/>
          </w:tcPr>
          <w:p w14:paraId="2E3200FF" w14:textId="77777777" w:rsidR="00043A54" w:rsidRPr="006E763C" w:rsidRDefault="00043A54" w:rsidP="00043A54">
            <w:pPr>
              <w:rPr>
                <w:rFonts w:ascii="Calibri" w:hAnsi="Calibri" w:cs="Calibri"/>
                <w:sz w:val="20"/>
                <w:szCs w:val="20"/>
              </w:rPr>
            </w:pPr>
          </w:p>
        </w:tc>
        <w:tc>
          <w:tcPr>
            <w:tcW w:w="1586" w:type="dxa"/>
            <w:vMerge/>
            <w:tcBorders>
              <w:top w:val="nil"/>
              <w:left w:val="single" w:sz="4" w:space="0" w:color="auto"/>
              <w:bottom w:val="single" w:sz="4" w:space="0" w:color="000000"/>
              <w:right w:val="single" w:sz="4" w:space="0" w:color="auto"/>
            </w:tcBorders>
            <w:vAlign w:val="center"/>
            <w:hideMark/>
          </w:tcPr>
          <w:p w14:paraId="4F5D072F" w14:textId="77777777" w:rsidR="00043A54" w:rsidRPr="006E763C" w:rsidRDefault="00043A54" w:rsidP="00043A54">
            <w:pPr>
              <w:rPr>
                <w:rFonts w:ascii="Calibri" w:hAnsi="Calibri" w:cs="Calibri"/>
                <w:sz w:val="20"/>
                <w:szCs w:val="20"/>
              </w:rPr>
            </w:pPr>
          </w:p>
        </w:tc>
        <w:tc>
          <w:tcPr>
            <w:tcW w:w="5716" w:type="dxa"/>
            <w:gridSpan w:val="3"/>
            <w:tcBorders>
              <w:top w:val="nil"/>
              <w:left w:val="nil"/>
              <w:bottom w:val="single" w:sz="4" w:space="0" w:color="auto"/>
              <w:right w:val="single" w:sz="4" w:space="0" w:color="auto"/>
            </w:tcBorders>
            <w:vAlign w:val="center"/>
            <w:hideMark/>
          </w:tcPr>
          <w:p w14:paraId="4B7504D7" w14:textId="1D9A48EB" w:rsidR="00043A54" w:rsidRPr="006E763C" w:rsidRDefault="00043A54" w:rsidP="00043A54">
            <w:pPr>
              <w:rPr>
                <w:rFonts w:ascii="Calibri" w:hAnsi="Calibri" w:cs="Calibri"/>
                <w:sz w:val="20"/>
                <w:szCs w:val="20"/>
                <w:u w:val="single"/>
              </w:rPr>
            </w:pPr>
          </w:p>
        </w:tc>
      </w:tr>
    </w:tbl>
    <w:p w14:paraId="24185BC5" w14:textId="77777777" w:rsidR="00AD1F14" w:rsidRDefault="00AD1F14" w:rsidP="00043A54">
      <w:pPr>
        <w:tabs>
          <w:tab w:val="left" w:pos="3795"/>
        </w:tabs>
      </w:pPr>
    </w:p>
    <w:p w14:paraId="002030DC" w14:textId="77777777" w:rsidR="00AD1F14" w:rsidRPr="00217B9D" w:rsidRDefault="00AD1F14" w:rsidP="00AD1F14">
      <w:pPr>
        <w:keepNext/>
        <w:ind w:right="6"/>
        <w:jc w:val="both"/>
        <w:rPr>
          <w:rFonts w:asciiTheme="minorHAnsi" w:eastAsia="PMingLiU" w:hAnsiTheme="minorHAnsi" w:cstheme="minorHAnsi"/>
          <w:sz w:val="20"/>
          <w:szCs w:val="20"/>
          <w:lang w:val="en-US"/>
        </w:rPr>
      </w:pPr>
      <w:r w:rsidRPr="00217B9D">
        <w:rPr>
          <w:rFonts w:asciiTheme="minorHAnsi" w:eastAsia="PMingLiU" w:hAnsiTheme="minorHAnsi" w:cstheme="minorHAnsi"/>
          <w:sz w:val="20"/>
          <w:szCs w:val="20"/>
          <w:lang w:val="en-US"/>
        </w:rPr>
        <w:t>Alamat Korespondensi Pihak Kedua:</w:t>
      </w:r>
    </w:p>
    <w:p w14:paraId="51056CF2" w14:textId="2F188637" w:rsidR="00BD7D57" w:rsidRDefault="00BD7D57" w:rsidP="00AD1F14">
      <w:pPr>
        <w:keepNext/>
        <w:ind w:right="6"/>
        <w:jc w:val="both"/>
        <w:rPr>
          <w:rFonts w:asciiTheme="minorHAnsi" w:eastAsia="PMingLiU" w:hAnsiTheme="minorHAnsi" w:cstheme="minorHAnsi"/>
          <w:i/>
          <w:iCs/>
          <w:sz w:val="20"/>
          <w:szCs w:val="20"/>
          <w:lang w:val="en-US"/>
        </w:rPr>
      </w:pPr>
      <w:r w:rsidRPr="00217B9D">
        <w:rPr>
          <w:rFonts w:asciiTheme="minorHAnsi" w:eastAsia="PMingLiU" w:hAnsiTheme="minorHAnsi" w:cstheme="minorHAnsi"/>
          <w:i/>
          <w:iCs/>
          <w:sz w:val="20"/>
          <w:szCs w:val="20"/>
          <w:lang w:val="en-US"/>
        </w:rPr>
        <w:t>Second Party’s Correspondence Address</w:t>
      </w:r>
    </w:p>
    <w:p w14:paraId="66F9274A" w14:textId="77777777" w:rsidR="002D7EB0" w:rsidRPr="00CF3C55" w:rsidRDefault="002D7EB0" w:rsidP="00AD1F14">
      <w:pPr>
        <w:keepNext/>
        <w:ind w:right="6"/>
        <w:jc w:val="both"/>
        <w:rPr>
          <w:rFonts w:asciiTheme="minorHAnsi" w:eastAsia="PMingLiU" w:hAnsiTheme="minorHAnsi" w:cstheme="minorHAnsi"/>
          <w:sz w:val="20"/>
          <w:szCs w:val="20"/>
          <w:lang w:val="en-US"/>
        </w:rPr>
      </w:pPr>
    </w:p>
    <w:tbl>
      <w:tblPr>
        <w:tblpPr w:leftFromText="180" w:rightFromText="180" w:vertAnchor="text" w:horzAnchor="margin" w:tblpX="-856" w:tblpY="36"/>
        <w:tblW w:w="10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84"/>
        <w:gridCol w:w="1701"/>
        <w:gridCol w:w="2835"/>
        <w:gridCol w:w="2461"/>
      </w:tblGrid>
      <w:tr w:rsidR="00BE64E5" w:rsidRPr="00CF3C55" w14:paraId="081FB4F3" w14:textId="77777777" w:rsidTr="003B0806">
        <w:trPr>
          <w:trHeight w:val="475"/>
        </w:trPr>
        <w:tc>
          <w:tcPr>
            <w:tcW w:w="1980" w:type="dxa"/>
          </w:tcPr>
          <w:p w14:paraId="6F2FB15A" w14:textId="77777777" w:rsidR="00AD1F14" w:rsidRPr="00CF3C55" w:rsidRDefault="00AD1F14" w:rsidP="003B0806">
            <w:pPr>
              <w:keepNext/>
              <w:ind w:right="6"/>
              <w:jc w:val="center"/>
              <w:rPr>
                <w:rFonts w:asciiTheme="minorHAnsi" w:eastAsia="PMingLiU" w:hAnsiTheme="minorHAnsi" w:cstheme="minorHAnsi"/>
                <w:b/>
                <w:bCs/>
                <w:sz w:val="20"/>
                <w:szCs w:val="20"/>
                <w:lang w:val="en-US"/>
              </w:rPr>
            </w:pPr>
            <w:r w:rsidRPr="00CF3C55">
              <w:rPr>
                <w:rFonts w:asciiTheme="minorHAnsi" w:eastAsia="PMingLiU" w:hAnsiTheme="minorHAnsi" w:cstheme="minorHAnsi"/>
                <w:b/>
                <w:bCs/>
                <w:sz w:val="20"/>
                <w:szCs w:val="20"/>
                <w:lang w:val="en-US"/>
              </w:rPr>
              <w:t>Tujuan</w:t>
            </w:r>
          </w:p>
        </w:tc>
        <w:tc>
          <w:tcPr>
            <w:tcW w:w="1984" w:type="dxa"/>
          </w:tcPr>
          <w:p w14:paraId="13B3C34F" w14:textId="77777777" w:rsidR="00AD1F14" w:rsidRPr="00CF3C55" w:rsidRDefault="00AD1F14" w:rsidP="003B0806">
            <w:pPr>
              <w:keepNext/>
              <w:ind w:right="6"/>
              <w:jc w:val="center"/>
              <w:rPr>
                <w:rFonts w:asciiTheme="minorHAnsi" w:eastAsia="PMingLiU" w:hAnsiTheme="minorHAnsi" w:cstheme="minorHAnsi"/>
                <w:b/>
                <w:bCs/>
                <w:sz w:val="20"/>
                <w:szCs w:val="20"/>
                <w:lang w:val="en-US"/>
              </w:rPr>
            </w:pPr>
            <w:r w:rsidRPr="00CF3C55">
              <w:rPr>
                <w:rFonts w:asciiTheme="minorHAnsi" w:eastAsia="PMingLiU" w:hAnsiTheme="minorHAnsi" w:cstheme="minorHAnsi"/>
                <w:b/>
                <w:bCs/>
                <w:sz w:val="20"/>
                <w:szCs w:val="20"/>
                <w:lang w:val="en-US"/>
              </w:rPr>
              <w:t>Alamat</w:t>
            </w:r>
          </w:p>
        </w:tc>
        <w:tc>
          <w:tcPr>
            <w:tcW w:w="1701" w:type="dxa"/>
          </w:tcPr>
          <w:p w14:paraId="725859AE" w14:textId="77777777" w:rsidR="00AD1F14" w:rsidRPr="00CF3C55" w:rsidRDefault="00AD1F14" w:rsidP="003B0806">
            <w:pPr>
              <w:keepNext/>
              <w:ind w:right="6"/>
              <w:jc w:val="center"/>
              <w:rPr>
                <w:rFonts w:asciiTheme="minorHAnsi" w:eastAsia="PMingLiU" w:hAnsiTheme="minorHAnsi" w:cstheme="minorHAnsi"/>
                <w:b/>
                <w:bCs/>
                <w:sz w:val="20"/>
                <w:szCs w:val="20"/>
                <w:lang w:val="en-US"/>
              </w:rPr>
            </w:pPr>
            <w:r w:rsidRPr="00CF3C55">
              <w:rPr>
                <w:rFonts w:asciiTheme="minorHAnsi" w:eastAsia="PMingLiU" w:hAnsiTheme="minorHAnsi" w:cstheme="minorHAnsi"/>
                <w:b/>
                <w:bCs/>
                <w:sz w:val="20"/>
                <w:szCs w:val="20"/>
                <w:lang w:val="en-US"/>
              </w:rPr>
              <w:t>Telepon</w:t>
            </w:r>
          </w:p>
        </w:tc>
        <w:tc>
          <w:tcPr>
            <w:tcW w:w="2835" w:type="dxa"/>
          </w:tcPr>
          <w:p w14:paraId="427559F4" w14:textId="77777777" w:rsidR="00AD1F14" w:rsidRPr="00CF3C55" w:rsidRDefault="00AD1F14" w:rsidP="003B0806">
            <w:pPr>
              <w:keepNext/>
              <w:ind w:right="6"/>
              <w:jc w:val="center"/>
              <w:rPr>
                <w:rFonts w:asciiTheme="minorHAnsi" w:eastAsia="PMingLiU" w:hAnsiTheme="minorHAnsi" w:cstheme="minorHAnsi"/>
                <w:b/>
                <w:bCs/>
                <w:i/>
                <w:iCs/>
                <w:sz w:val="20"/>
                <w:szCs w:val="20"/>
                <w:lang w:val="en-US"/>
              </w:rPr>
            </w:pPr>
            <w:r w:rsidRPr="00CF3C55">
              <w:rPr>
                <w:rFonts w:asciiTheme="minorHAnsi" w:eastAsia="PMingLiU" w:hAnsiTheme="minorHAnsi" w:cstheme="minorHAnsi"/>
                <w:b/>
                <w:bCs/>
                <w:i/>
                <w:iCs/>
                <w:sz w:val="20"/>
                <w:szCs w:val="20"/>
                <w:lang w:val="en-US"/>
              </w:rPr>
              <w:t>Email</w:t>
            </w:r>
          </w:p>
        </w:tc>
        <w:tc>
          <w:tcPr>
            <w:tcW w:w="2461" w:type="dxa"/>
          </w:tcPr>
          <w:p w14:paraId="2B08B54A" w14:textId="77777777" w:rsidR="00AD1F14" w:rsidRPr="00CF3C55" w:rsidRDefault="00AD1F14" w:rsidP="003B0806">
            <w:pPr>
              <w:keepNext/>
              <w:ind w:right="6"/>
              <w:jc w:val="center"/>
              <w:rPr>
                <w:rFonts w:asciiTheme="minorHAnsi" w:eastAsia="PMingLiU" w:hAnsiTheme="minorHAnsi" w:cstheme="minorHAnsi"/>
                <w:b/>
                <w:bCs/>
                <w:sz w:val="20"/>
                <w:szCs w:val="20"/>
                <w:lang w:val="en-US"/>
              </w:rPr>
            </w:pPr>
            <w:r w:rsidRPr="00CF3C55">
              <w:rPr>
                <w:rFonts w:asciiTheme="minorHAnsi" w:eastAsia="PMingLiU" w:hAnsiTheme="minorHAnsi" w:cstheme="minorHAnsi"/>
                <w:b/>
                <w:bCs/>
                <w:sz w:val="20"/>
                <w:szCs w:val="20"/>
                <w:lang w:val="en-US"/>
              </w:rPr>
              <w:t>PIC</w:t>
            </w:r>
          </w:p>
        </w:tc>
      </w:tr>
      <w:tr w:rsidR="00BE64E5" w:rsidRPr="00CF3C55" w14:paraId="24F0B9B2" w14:textId="77777777" w:rsidTr="003B0806">
        <w:trPr>
          <w:trHeight w:val="2461"/>
        </w:trPr>
        <w:tc>
          <w:tcPr>
            <w:tcW w:w="1980" w:type="dxa"/>
          </w:tcPr>
          <w:p w14:paraId="436D7251" w14:textId="6A9B4A4D" w:rsidR="00AD1F14" w:rsidRPr="00CF3C55" w:rsidRDefault="00E06056" w:rsidP="003B0806">
            <w:pPr>
              <w:keepNext/>
              <w:ind w:right="6"/>
              <w:rPr>
                <w:rFonts w:asciiTheme="minorHAnsi" w:eastAsia="PMingLiU" w:hAnsiTheme="minorHAnsi" w:cstheme="minorHAnsi"/>
                <w:sz w:val="20"/>
                <w:szCs w:val="20"/>
                <w:lang w:val="en-US"/>
              </w:rPr>
            </w:pPr>
            <w:r w:rsidRPr="00E06056">
              <w:rPr>
                <w:rFonts w:asciiTheme="minorHAnsi" w:hAnsiTheme="minorHAnsi" w:cstheme="minorHAnsi"/>
                <w:sz w:val="20"/>
                <w:szCs w:val="20"/>
                <w:lang w:val="sv-SE"/>
              </w:rPr>
              <w:t xml:space="preserve">PT </w:t>
            </w:r>
            <w:r w:rsidR="003B0806">
              <w:rPr>
                <w:rFonts w:asciiTheme="minorHAnsi" w:hAnsiTheme="minorHAnsi" w:cstheme="minorHAnsi"/>
                <w:sz w:val="20"/>
                <w:szCs w:val="20"/>
                <w:lang w:val="sv-SE"/>
              </w:rPr>
              <w:t>Caleb Technology</w:t>
            </w:r>
          </w:p>
        </w:tc>
        <w:tc>
          <w:tcPr>
            <w:tcW w:w="1984" w:type="dxa"/>
          </w:tcPr>
          <w:p w14:paraId="58C7756D" w14:textId="0036861C" w:rsidR="00AD1F14" w:rsidRPr="006D0BD5" w:rsidRDefault="009C797A" w:rsidP="003B0806">
            <w:pPr>
              <w:keepNext/>
              <w:ind w:right="6"/>
              <w:rPr>
                <w:rFonts w:asciiTheme="minorHAnsi" w:eastAsia="PMingLiU" w:hAnsiTheme="minorHAnsi" w:cstheme="minorHAnsi"/>
                <w:sz w:val="20"/>
                <w:szCs w:val="20"/>
                <w:lang w:val="en-US"/>
              </w:rPr>
            </w:pPr>
            <w:r w:rsidRPr="003C4920">
              <w:rPr>
                <w:rFonts w:asciiTheme="minorHAnsi" w:hAnsiTheme="minorHAnsi" w:cstheme="minorHAnsi"/>
                <w:sz w:val="20"/>
                <w:szCs w:val="20"/>
                <w:lang w:val="en-US"/>
                <w:rPrChange w:id="107" w:author="Aryastro Divi Nugraha - Legal Siloam" w:date="2026-06-12T09:32:00Z" w16du:dateUtc="2026-06-12T02:32:00Z">
                  <w:rPr>
                    <w:rFonts w:asciiTheme="minorHAnsi" w:hAnsiTheme="minorHAnsi" w:cstheme="minorHAnsi"/>
                    <w:sz w:val="20"/>
                    <w:szCs w:val="20"/>
                    <w:lang w:val="sv-SE"/>
                  </w:rPr>
                </w:rPrChange>
              </w:rPr>
              <w:t>Jl. Siliwangi KM 7 Kawasan Pesona Metropolitan Ruko Gardenia RF, Bojong Rawalambu, Kota Bekasi, jawa Barat</w:t>
            </w:r>
          </w:p>
        </w:tc>
        <w:tc>
          <w:tcPr>
            <w:tcW w:w="1701" w:type="dxa"/>
          </w:tcPr>
          <w:p w14:paraId="4AADC5CF" w14:textId="77777777" w:rsidR="00237CF7" w:rsidRDefault="00237CF7" w:rsidP="003B0806">
            <w:pPr>
              <w:keepNext/>
              <w:ind w:right="6"/>
              <w:rPr>
                <w:rFonts w:asciiTheme="minorHAnsi" w:eastAsia="PMingLiU" w:hAnsiTheme="minorHAnsi" w:cstheme="minorHAnsi"/>
                <w:sz w:val="20"/>
                <w:szCs w:val="20"/>
              </w:rPr>
            </w:pPr>
          </w:p>
          <w:p w14:paraId="3CE15925" w14:textId="77777777" w:rsidR="00DE6FEC" w:rsidRDefault="003B0806" w:rsidP="003B0806">
            <w:pPr>
              <w:keepNext/>
              <w:ind w:right="6"/>
              <w:rPr>
                <w:rFonts w:asciiTheme="minorHAnsi" w:eastAsia="PMingLiU" w:hAnsiTheme="minorHAnsi" w:cstheme="minorHAnsi"/>
                <w:sz w:val="20"/>
                <w:szCs w:val="20"/>
              </w:rPr>
            </w:pPr>
            <w:r w:rsidRPr="003B0806">
              <w:rPr>
                <w:rFonts w:asciiTheme="minorHAnsi" w:eastAsia="PMingLiU" w:hAnsiTheme="minorHAnsi" w:cstheme="minorHAnsi"/>
                <w:sz w:val="20"/>
                <w:szCs w:val="20"/>
              </w:rPr>
              <w:t>0821-1099-5427</w:t>
            </w:r>
          </w:p>
          <w:p w14:paraId="47423C0E" w14:textId="77777777" w:rsidR="003B0806" w:rsidRDefault="003B0806" w:rsidP="003B0806">
            <w:pPr>
              <w:keepNext/>
              <w:ind w:right="6"/>
              <w:rPr>
                <w:rFonts w:asciiTheme="minorHAnsi" w:eastAsia="PMingLiU" w:hAnsiTheme="minorHAnsi" w:cstheme="minorHAnsi"/>
                <w:sz w:val="20"/>
                <w:szCs w:val="20"/>
              </w:rPr>
            </w:pPr>
          </w:p>
          <w:p w14:paraId="1EA4A0A0" w14:textId="77777777" w:rsidR="003B0806" w:rsidRDefault="003B0806" w:rsidP="003B0806">
            <w:pPr>
              <w:keepNext/>
              <w:ind w:right="6"/>
              <w:rPr>
                <w:rFonts w:asciiTheme="minorHAnsi" w:eastAsia="PMingLiU" w:hAnsiTheme="minorHAnsi" w:cstheme="minorHAnsi"/>
                <w:sz w:val="20"/>
                <w:szCs w:val="20"/>
              </w:rPr>
            </w:pPr>
            <w:r w:rsidRPr="003B0806">
              <w:rPr>
                <w:rFonts w:asciiTheme="minorHAnsi" w:eastAsia="PMingLiU" w:hAnsiTheme="minorHAnsi" w:cstheme="minorHAnsi"/>
                <w:sz w:val="20"/>
                <w:szCs w:val="20"/>
              </w:rPr>
              <w:t>0813-5594-8786</w:t>
            </w:r>
          </w:p>
          <w:p w14:paraId="44BB1499" w14:textId="77777777" w:rsidR="003B0806" w:rsidRDefault="003B0806" w:rsidP="003B0806">
            <w:pPr>
              <w:keepNext/>
              <w:ind w:right="6"/>
              <w:rPr>
                <w:rFonts w:asciiTheme="minorHAnsi" w:eastAsia="PMingLiU" w:hAnsiTheme="minorHAnsi" w:cstheme="minorHAnsi"/>
                <w:sz w:val="20"/>
                <w:szCs w:val="20"/>
              </w:rPr>
            </w:pPr>
          </w:p>
          <w:p w14:paraId="5B98C950" w14:textId="77777777" w:rsidR="003B0806" w:rsidRDefault="003B0806" w:rsidP="003B0806">
            <w:pPr>
              <w:keepNext/>
              <w:ind w:right="6"/>
              <w:rPr>
                <w:rFonts w:asciiTheme="minorHAnsi" w:eastAsia="PMingLiU" w:hAnsiTheme="minorHAnsi" w:cstheme="minorHAnsi"/>
                <w:sz w:val="20"/>
                <w:szCs w:val="20"/>
              </w:rPr>
            </w:pPr>
            <w:r w:rsidRPr="003B0806">
              <w:rPr>
                <w:rFonts w:asciiTheme="minorHAnsi" w:eastAsia="PMingLiU" w:hAnsiTheme="minorHAnsi" w:cstheme="minorHAnsi"/>
                <w:sz w:val="20"/>
                <w:szCs w:val="20"/>
              </w:rPr>
              <w:t>0851-7223-2336</w:t>
            </w:r>
          </w:p>
          <w:p w14:paraId="01272268" w14:textId="77777777" w:rsidR="003B0806" w:rsidRDefault="003B0806" w:rsidP="003B0806">
            <w:pPr>
              <w:keepNext/>
              <w:ind w:right="6"/>
              <w:rPr>
                <w:rFonts w:asciiTheme="minorHAnsi" w:eastAsia="PMingLiU" w:hAnsiTheme="minorHAnsi" w:cstheme="minorHAnsi"/>
                <w:sz w:val="20"/>
                <w:szCs w:val="20"/>
              </w:rPr>
            </w:pPr>
          </w:p>
          <w:p w14:paraId="5575CEFF" w14:textId="5B130465" w:rsidR="003B0806" w:rsidRDefault="003B0806" w:rsidP="003B0806">
            <w:pPr>
              <w:keepNext/>
              <w:ind w:right="6"/>
              <w:rPr>
                <w:rFonts w:asciiTheme="minorHAnsi" w:eastAsia="PMingLiU" w:hAnsiTheme="minorHAnsi" w:cstheme="minorHAnsi"/>
                <w:sz w:val="20"/>
                <w:szCs w:val="20"/>
              </w:rPr>
            </w:pPr>
            <w:r>
              <w:rPr>
                <w:rFonts w:asciiTheme="minorHAnsi" w:eastAsia="PMingLiU" w:hAnsiTheme="minorHAnsi" w:cstheme="minorHAnsi"/>
                <w:sz w:val="20"/>
                <w:szCs w:val="20"/>
              </w:rPr>
              <w:t>-</w:t>
            </w:r>
          </w:p>
          <w:p w14:paraId="7E6A5B6D" w14:textId="77777777" w:rsidR="003B0806" w:rsidRDefault="003B0806" w:rsidP="003B0806">
            <w:pPr>
              <w:keepNext/>
              <w:ind w:right="6"/>
              <w:rPr>
                <w:rFonts w:asciiTheme="minorHAnsi" w:eastAsia="PMingLiU" w:hAnsiTheme="minorHAnsi" w:cstheme="minorHAnsi"/>
                <w:sz w:val="20"/>
                <w:szCs w:val="20"/>
              </w:rPr>
            </w:pPr>
          </w:p>
          <w:p w14:paraId="1289A78C" w14:textId="77777777" w:rsidR="003B0806" w:rsidRDefault="003B0806" w:rsidP="003B0806">
            <w:pPr>
              <w:keepNext/>
              <w:ind w:right="6"/>
              <w:rPr>
                <w:rFonts w:asciiTheme="minorHAnsi" w:eastAsia="PMingLiU" w:hAnsiTheme="minorHAnsi" w:cstheme="minorHAnsi"/>
                <w:sz w:val="20"/>
                <w:szCs w:val="20"/>
              </w:rPr>
            </w:pPr>
          </w:p>
          <w:p w14:paraId="76F0B4EE" w14:textId="48B63E87" w:rsidR="003B0806" w:rsidRPr="00CF3C55" w:rsidRDefault="003B0806" w:rsidP="003B0806">
            <w:pPr>
              <w:keepNext/>
              <w:ind w:right="6"/>
              <w:rPr>
                <w:rFonts w:asciiTheme="minorHAnsi" w:eastAsia="PMingLiU" w:hAnsiTheme="minorHAnsi" w:cstheme="minorHAnsi"/>
                <w:sz w:val="20"/>
                <w:szCs w:val="20"/>
              </w:rPr>
            </w:pPr>
            <w:r w:rsidRPr="003B0806">
              <w:rPr>
                <w:rFonts w:asciiTheme="minorHAnsi" w:eastAsia="PMingLiU" w:hAnsiTheme="minorHAnsi" w:cstheme="minorHAnsi"/>
                <w:sz w:val="20"/>
                <w:szCs w:val="20"/>
              </w:rPr>
              <w:t>0851-9604-9114</w:t>
            </w:r>
          </w:p>
        </w:tc>
        <w:tc>
          <w:tcPr>
            <w:tcW w:w="2835" w:type="dxa"/>
          </w:tcPr>
          <w:p w14:paraId="5D12ED8C" w14:textId="77777777" w:rsidR="00005B8E" w:rsidRDefault="00005B8E" w:rsidP="003B0806">
            <w:pPr>
              <w:keepNext/>
              <w:ind w:right="6"/>
              <w:rPr>
                <w:sz w:val="22"/>
                <w:szCs w:val="22"/>
              </w:rPr>
            </w:pPr>
          </w:p>
          <w:p w14:paraId="4247F942" w14:textId="3EB40A0E" w:rsidR="003B0806" w:rsidRDefault="003B0806" w:rsidP="003B0806">
            <w:pPr>
              <w:keepNext/>
              <w:ind w:right="6"/>
              <w:rPr>
                <w:sz w:val="22"/>
                <w:szCs w:val="22"/>
              </w:rPr>
            </w:pPr>
            <w:hyperlink r:id="rId14" w:history="1">
              <w:r w:rsidRPr="00B36F01">
                <w:rPr>
                  <w:rStyle w:val="Hyperlink"/>
                  <w:sz w:val="22"/>
                  <w:szCs w:val="22"/>
                </w:rPr>
                <w:t>rezqi@caleb-technolgy.com</w:t>
              </w:r>
            </w:hyperlink>
          </w:p>
          <w:p w14:paraId="4017377B" w14:textId="5306ADD7" w:rsidR="00E06056" w:rsidRPr="00005B8E" w:rsidRDefault="003B0806" w:rsidP="003B0806">
            <w:pPr>
              <w:keepNext/>
              <w:ind w:right="6"/>
              <w:rPr>
                <w:sz w:val="22"/>
                <w:szCs w:val="22"/>
              </w:rPr>
            </w:pPr>
            <w:r w:rsidRPr="003B0806">
              <w:rPr>
                <w:sz w:val="22"/>
                <w:szCs w:val="22"/>
              </w:rPr>
              <w:t xml:space="preserve"> </w:t>
            </w:r>
          </w:p>
          <w:p w14:paraId="7054A257" w14:textId="434FC84B" w:rsidR="003B0806" w:rsidRDefault="003B0806" w:rsidP="003B0806">
            <w:pPr>
              <w:keepNext/>
              <w:ind w:right="6"/>
              <w:rPr>
                <w:rFonts w:asciiTheme="minorHAnsi" w:eastAsia="PMingLiU" w:hAnsiTheme="minorHAnsi" w:cstheme="minorHAnsi"/>
                <w:sz w:val="20"/>
                <w:szCs w:val="20"/>
              </w:rPr>
            </w:pPr>
            <w:hyperlink r:id="rId15" w:history="1">
              <w:r w:rsidRPr="00B36F01">
                <w:rPr>
                  <w:rStyle w:val="Hyperlink"/>
                  <w:rFonts w:asciiTheme="minorHAnsi" w:eastAsia="PMingLiU" w:hAnsiTheme="minorHAnsi" w:cstheme="minorHAnsi"/>
                  <w:sz w:val="20"/>
                  <w:szCs w:val="20"/>
                </w:rPr>
                <w:t>hr@proworker.co.id</w:t>
              </w:r>
            </w:hyperlink>
            <w:r w:rsidRPr="003B0806">
              <w:rPr>
                <w:rFonts w:asciiTheme="minorHAnsi" w:eastAsia="PMingLiU" w:hAnsiTheme="minorHAnsi" w:cstheme="minorHAnsi"/>
                <w:sz w:val="20"/>
                <w:szCs w:val="20"/>
              </w:rPr>
              <w:t xml:space="preserve"> </w:t>
            </w:r>
          </w:p>
          <w:p w14:paraId="4586D457" w14:textId="77777777" w:rsidR="003B0806" w:rsidRDefault="003B0806" w:rsidP="003B0806">
            <w:pPr>
              <w:keepNext/>
              <w:ind w:right="6"/>
              <w:rPr>
                <w:rFonts w:asciiTheme="minorHAnsi" w:eastAsia="PMingLiU" w:hAnsiTheme="minorHAnsi" w:cstheme="minorHAnsi"/>
                <w:sz w:val="20"/>
                <w:szCs w:val="20"/>
              </w:rPr>
            </w:pPr>
          </w:p>
          <w:p w14:paraId="3950D731" w14:textId="79E4D6D8" w:rsidR="003B0806" w:rsidRDefault="003B0806" w:rsidP="003B0806">
            <w:pPr>
              <w:keepNext/>
              <w:ind w:right="6"/>
              <w:rPr>
                <w:rFonts w:asciiTheme="minorHAnsi" w:eastAsia="PMingLiU" w:hAnsiTheme="minorHAnsi" w:cstheme="minorHAnsi"/>
                <w:sz w:val="20"/>
                <w:szCs w:val="20"/>
              </w:rPr>
            </w:pPr>
            <w:hyperlink r:id="rId16" w:history="1">
              <w:r w:rsidRPr="00B36F01">
                <w:rPr>
                  <w:rStyle w:val="Hyperlink"/>
                  <w:rFonts w:asciiTheme="minorHAnsi" w:eastAsia="PMingLiU" w:hAnsiTheme="minorHAnsi" w:cstheme="minorHAnsi"/>
                  <w:sz w:val="20"/>
                  <w:szCs w:val="20"/>
                </w:rPr>
                <w:t>hsse@caleb-technology.com</w:t>
              </w:r>
            </w:hyperlink>
          </w:p>
          <w:p w14:paraId="502C767A" w14:textId="77777777" w:rsidR="003B0806" w:rsidRDefault="003B0806" w:rsidP="003B0806">
            <w:pPr>
              <w:keepNext/>
              <w:ind w:right="6"/>
              <w:rPr>
                <w:rFonts w:asciiTheme="minorHAnsi" w:eastAsia="PMingLiU" w:hAnsiTheme="minorHAnsi" w:cstheme="minorHAnsi"/>
                <w:sz w:val="20"/>
                <w:szCs w:val="20"/>
              </w:rPr>
            </w:pPr>
          </w:p>
          <w:p w14:paraId="0509CE63" w14:textId="201D9698" w:rsidR="003B0806" w:rsidRDefault="003B0806" w:rsidP="003B0806">
            <w:pPr>
              <w:keepNext/>
              <w:ind w:right="6"/>
              <w:rPr>
                <w:rFonts w:asciiTheme="minorHAnsi" w:eastAsia="PMingLiU" w:hAnsiTheme="minorHAnsi" w:cstheme="minorHAnsi"/>
                <w:sz w:val="20"/>
                <w:szCs w:val="20"/>
              </w:rPr>
            </w:pPr>
            <w:r w:rsidRPr="003B0806">
              <w:rPr>
                <w:rFonts w:asciiTheme="minorHAnsi" w:eastAsia="PMingLiU" w:hAnsiTheme="minorHAnsi" w:cstheme="minorHAnsi"/>
                <w:sz w:val="20"/>
                <w:szCs w:val="20"/>
              </w:rPr>
              <w:t>Finance@caleb-technology.com fenny@caleb-technology.com</w:t>
            </w:r>
          </w:p>
          <w:p w14:paraId="4051E9D7" w14:textId="77777777" w:rsidR="003B0806" w:rsidRDefault="003B0806" w:rsidP="003B0806">
            <w:pPr>
              <w:keepNext/>
              <w:ind w:right="6"/>
              <w:rPr>
                <w:rFonts w:asciiTheme="minorHAnsi" w:eastAsia="PMingLiU" w:hAnsiTheme="minorHAnsi" w:cstheme="minorHAnsi"/>
                <w:sz w:val="20"/>
                <w:szCs w:val="20"/>
              </w:rPr>
            </w:pPr>
          </w:p>
          <w:p w14:paraId="0B5A029A" w14:textId="45ED6BEB" w:rsidR="003B0806" w:rsidRPr="00CF3C55" w:rsidRDefault="003B0806" w:rsidP="003B0806">
            <w:pPr>
              <w:keepNext/>
              <w:ind w:right="6"/>
              <w:rPr>
                <w:rFonts w:asciiTheme="minorHAnsi" w:eastAsia="PMingLiU" w:hAnsiTheme="minorHAnsi" w:cstheme="minorHAnsi"/>
                <w:sz w:val="20"/>
                <w:szCs w:val="20"/>
              </w:rPr>
            </w:pPr>
            <w:r w:rsidRPr="003B0806">
              <w:rPr>
                <w:rFonts w:asciiTheme="minorHAnsi" w:eastAsia="PMingLiU" w:hAnsiTheme="minorHAnsi" w:cstheme="minorHAnsi"/>
                <w:sz w:val="20"/>
                <w:szCs w:val="20"/>
              </w:rPr>
              <w:t xml:space="preserve">zihan@caleb-technology.com </w:t>
            </w:r>
          </w:p>
        </w:tc>
        <w:tc>
          <w:tcPr>
            <w:tcW w:w="2461" w:type="dxa"/>
          </w:tcPr>
          <w:p w14:paraId="5B8DDFE5" w14:textId="77777777" w:rsidR="00005B8E" w:rsidRDefault="00005B8E" w:rsidP="003B0806">
            <w:pPr>
              <w:keepNext/>
              <w:ind w:right="6"/>
              <w:rPr>
                <w:rFonts w:asciiTheme="minorHAnsi" w:eastAsia="PMingLiU" w:hAnsiTheme="minorHAnsi" w:cstheme="minorHAnsi"/>
                <w:sz w:val="20"/>
                <w:szCs w:val="20"/>
              </w:rPr>
            </w:pPr>
          </w:p>
          <w:p w14:paraId="127FD514" w14:textId="21D7C31B" w:rsidR="00DE6FEC" w:rsidRDefault="003B0806" w:rsidP="003B0806">
            <w:pPr>
              <w:keepNext/>
              <w:ind w:right="6"/>
              <w:rPr>
                <w:rFonts w:asciiTheme="minorHAnsi" w:eastAsia="PMingLiU" w:hAnsiTheme="minorHAnsi" w:cstheme="minorHAnsi"/>
                <w:sz w:val="20"/>
                <w:szCs w:val="20"/>
              </w:rPr>
            </w:pPr>
            <w:r w:rsidRPr="003B0806">
              <w:rPr>
                <w:rFonts w:asciiTheme="minorHAnsi" w:eastAsia="PMingLiU" w:hAnsiTheme="minorHAnsi" w:cstheme="minorHAnsi"/>
                <w:sz w:val="20"/>
                <w:szCs w:val="20"/>
              </w:rPr>
              <w:t>Rezqi Iman Fauzi</w:t>
            </w:r>
            <w:r>
              <w:rPr>
                <w:rFonts w:asciiTheme="minorHAnsi" w:eastAsia="PMingLiU" w:hAnsiTheme="minorHAnsi" w:cstheme="minorHAnsi"/>
                <w:sz w:val="20"/>
                <w:szCs w:val="20"/>
              </w:rPr>
              <w:t xml:space="preserve"> (</w:t>
            </w:r>
            <w:r w:rsidRPr="003B0806">
              <w:t xml:space="preserve"> </w:t>
            </w:r>
            <w:r w:rsidRPr="003B0806">
              <w:rPr>
                <w:rFonts w:asciiTheme="minorHAnsi" w:eastAsia="PMingLiU" w:hAnsiTheme="minorHAnsi" w:cstheme="minorHAnsi"/>
                <w:sz w:val="20"/>
                <w:szCs w:val="20"/>
              </w:rPr>
              <w:t>Project Manager</w:t>
            </w:r>
            <w:r>
              <w:rPr>
                <w:rFonts w:asciiTheme="minorHAnsi" w:eastAsia="PMingLiU" w:hAnsiTheme="minorHAnsi" w:cstheme="minorHAnsi"/>
                <w:sz w:val="20"/>
                <w:szCs w:val="20"/>
              </w:rPr>
              <w:t>)</w:t>
            </w:r>
          </w:p>
          <w:p w14:paraId="1C5A3861" w14:textId="7699BD5C" w:rsidR="003B0806" w:rsidRDefault="003B0806" w:rsidP="003B0806">
            <w:pPr>
              <w:keepNext/>
              <w:ind w:right="6"/>
              <w:rPr>
                <w:rFonts w:asciiTheme="minorHAnsi" w:eastAsia="PMingLiU" w:hAnsiTheme="minorHAnsi" w:cstheme="minorHAnsi"/>
                <w:sz w:val="20"/>
                <w:szCs w:val="20"/>
              </w:rPr>
            </w:pPr>
            <w:r w:rsidRPr="003B0806">
              <w:rPr>
                <w:rFonts w:asciiTheme="minorHAnsi" w:eastAsia="PMingLiU" w:hAnsiTheme="minorHAnsi" w:cstheme="minorHAnsi"/>
                <w:sz w:val="20"/>
                <w:szCs w:val="20"/>
              </w:rPr>
              <w:t>Donny Wibowo</w:t>
            </w:r>
            <w:r>
              <w:rPr>
                <w:rFonts w:asciiTheme="minorHAnsi" w:eastAsia="PMingLiU" w:hAnsiTheme="minorHAnsi" w:cstheme="minorHAnsi"/>
                <w:sz w:val="20"/>
                <w:szCs w:val="20"/>
              </w:rPr>
              <w:t xml:space="preserve"> (</w:t>
            </w:r>
            <w:r w:rsidRPr="003B0806">
              <w:t xml:space="preserve"> </w:t>
            </w:r>
            <w:r w:rsidRPr="003B0806">
              <w:rPr>
                <w:rFonts w:asciiTheme="minorHAnsi" w:eastAsia="PMingLiU" w:hAnsiTheme="minorHAnsi" w:cstheme="minorHAnsi"/>
                <w:sz w:val="20"/>
                <w:szCs w:val="20"/>
              </w:rPr>
              <w:t>Mgr. HRGA</w:t>
            </w:r>
            <w:r>
              <w:rPr>
                <w:rFonts w:asciiTheme="minorHAnsi" w:eastAsia="PMingLiU" w:hAnsiTheme="minorHAnsi" w:cstheme="minorHAnsi"/>
                <w:sz w:val="20"/>
                <w:szCs w:val="20"/>
              </w:rPr>
              <w:t>)</w:t>
            </w:r>
          </w:p>
          <w:p w14:paraId="37BFC1C9" w14:textId="5E28E3E6" w:rsidR="003B0806" w:rsidRDefault="003B0806" w:rsidP="003B0806">
            <w:pPr>
              <w:keepNext/>
              <w:ind w:right="6"/>
              <w:rPr>
                <w:rFonts w:asciiTheme="minorHAnsi" w:eastAsia="PMingLiU" w:hAnsiTheme="minorHAnsi" w:cstheme="minorHAnsi"/>
                <w:sz w:val="20"/>
                <w:szCs w:val="20"/>
              </w:rPr>
            </w:pPr>
            <w:r w:rsidRPr="003B0806">
              <w:rPr>
                <w:rFonts w:asciiTheme="minorHAnsi" w:eastAsia="PMingLiU" w:hAnsiTheme="minorHAnsi" w:cstheme="minorHAnsi"/>
                <w:sz w:val="20"/>
                <w:szCs w:val="20"/>
              </w:rPr>
              <w:t>Eko Budi Utomo</w:t>
            </w:r>
            <w:r>
              <w:rPr>
                <w:rFonts w:asciiTheme="minorHAnsi" w:eastAsia="PMingLiU" w:hAnsiTheme="minorHAnsi" w:cstheme="minorHAnsi"/>
                <w:sz w:val="20"/>
                <w:szCs w:val="20"/>
              </w:rPr>
              <w:t xml:space="preserve"> (</w:t>
            </w:r>
            <w:r w:rsidRPr="003B0806">
              <w:t xml:space="preserve"> </w:t>
            </w:r>
            <w:r w:rsidRPr="003B0806">
              <w:rPr>
                <w:rFonts w:asciiTheme="minorHAnsi" w:eastAsia="PMingLiU" w:hAnsiTheme="minorHAnsi" w:cstheme="minorHAnsi"/>
                <w:sz w:val="20"/>
                <w:szCs w:val="20"/>
              </w:rPr>
              <w:t>HSE Coordinator</w:t>
            </w:r>
            <w:r>
              <w:rPr>
                <w:rFonts w:asciiTheme="minorHAnsi" w:eastAsia="PMingLiU" w:hAnsiTheme="minorHAnsi" w:cstheme="minorHAnsi"/>
                <w:sz w:val="20"/>
                <w:szCs w:val="20"/>
              </w:rPr>
              <w:t>)</w:t>
            </w:r>
          </w:p>
          <w:p w14:paraId="2D44EFF4" w14:textId="77777777" w:rsidR="003B0806" w:rsidRDefault="003B0806" w:rsidP="003B0806">
            <w:pPr>
              <w:keepNext/>
              <w:ind w:right="6"/>
              <w:rPr>
                <w:rFonts w:asciiTheme="minorHAnsi" w:eastAsia="PMingLiU" w:hAnsiTheme="minorHAnsi" w:cstheme="minorHAnsi"/>
                <w:sz w:val="20"/>
                <w:szCs w:val="20"/>
              </w:rPr>
            </w:pPr>
            <w:r w:rsidRPr="003B0806">
              <w:rPr>
                <w:rFonts w:asciiTheme="minorHAnsi" w:eastAsia="PMingLiU" w:hAnsiTheme="minorHAnsi" w:cstheme="minorHAnsi"/>
                <w:sz w:val="20"/>
                <w:szCs w:val="20"/>
              </w:rPr>
              <w:t>Fenny Nuryanti</w:t>
            </w:r>
          </w:p>
          <w:p w14:paraId="365B1D2F" w14:textId="2184C449" w:rsidR="003B0806" w:rsidRDefault="003B0806" w:rsidP="003B0806">
            <w:pPr>
              <w:keepNext/>
              <w:ind w:right="6"/>
              <w:rPr>
                <w:rFonts w:asciiTheme="minorHAnsi" w:eastAsia="PMingLiU" w:hAnsiTheme="minorHAnsi" w:cstheme="minorHAnsi"/>
                <w:sz w:val="20"/>
                <w:szCs w:val="20"/>
              </w:rPr>
            </w:pPr>
            <w:r>
              <w:rPr>
                <w:rFonts w:asciiTheme="minorHAnsi" w:eastAsia="PMingLiU" w:hAnsiTheme="minorHAnsi" w:cstheme="minorHAnsi"/>
                <w:sz w:val="20"/>
                <w:szCs w:val="20"/>
              </w:rPr>
              <w:t xml:space="preserve"> (</w:t>
            </w:r>
            <w:r w:rsidRPr="003B0806">
              <w:t xml:space="preserve"> </w:t>
            </w:r>
            <w:r w:rsidRPr="003B0806">
              <w:rPr>
                <w:rFonts w:asciiTheme="minorHAnsi" w:eastAsia="PMingLiU" w:hAnsiTheme="minorHAnsi" w:cstheme="minorHAnsi"/>
                <w:sz w:val="20"/>
                <w:szCs w:val="20"/>
              </w:rPr>
              <w:t>Mgr. Finance &amp; Accounting</w:t>
            </w:r>
            <w:r>
              <w:rPr>
                <w:rFonts w:asciiTheme="minorHAnsi" w:eastAsia="PMingLiU" w:hAnsiTheme="minorHAnsi" w:cstheme="minorHAnsi"/>
                <w:sz w:val="20"/>
                <w:szCs w:val="20"/>
              </w:rPr>
              <w:t>)</w:t>
            </w:r>
          </w:p>
          <w:p w14:paraId="6EE1710A" w14:textId="77777777" w:rsidR="003B0806" w:rsidRDefault="003B0806" w:rsidP="003B0806">
            <w:pPr>
              <w:keepNext/>
              <w:ind w:right="6"/>
              <w:rPr>
                <w:rFonts w:asciiTheme="minorHAnsi" w:eastAsia="PMingLiU" w:hAnsiTheme="minorHAnsi" w:cstheme="minorHAnsi"/>
                <w:sz w:val="20"/>
                <w:szCs w:val="20"/>
              </w:rPr>
            </w:pPr>
            <w:r w:rsidRPr="003B0806">
              <w:rPr>
                <w:rFonts w:asciiTheme="minorHAnsi" w:eastAsia="PMingLiU" w:hAnsiTheme="minorHAnsi" w:cstheme="minorHAnsi"/>
                <w:sz w:val="20"/>
                <w:szCs w:val="20"/>
              </w:rPr>
              <w:t>Zihan Nur Syifa</w:t>
            </w:r>
          </w:p>
          <w:p w14:paraId="17229667" w14:textId="40D9B53C" w:rsidR="003B0806" w:rsidRPr="00CF3C55" w:rsidRDefault="003B0806" w:rsidP="003B0806">
            <w:pPr>
              <w:keepNext/>
              <w:ind w:right="6"/>
              <w:rPr>
                <w:rFonts w:asciiTheme="minorHAnsi" w:eastAsia="PMingLiU" w:hAnsiTheme="minorHAnsi" w:cstheme="minorHAnsi"/>
                <w:sz w:val="20"/>
                <w:szCs w:val="20"/>
              </w:rPr>
            </w:pPr>
            <w:r>
              <w:rPr>
                <w:rFonts w:asciiTheme="minorHAnsi" w:eastAsia="PMingLiU" w:hAnsiTheme="minorHAnsi" w:cstheme="minorHAnsi"/>
                <w:sz w:val="20"/>
                <w:szCs w:val="20"/>
              </w:rPr>
              <w:t>(</w:t>
            </w:r>
            <w:r w:rsidRPr="003B0806">
              <w:t xml:space="preserve"> </w:t>
            </w:r>
            <w:r w:rsidRPr="003B0806">
              <w:rPr>
                <w:rFonts w:asciiTheme="minorHAnsi" w:eastAsia="PMingLiU" w:hAnsiTheme="minorHAnsi" w:cstheme="minorHAnsi"/>
                <w:sz w:val="20"/>
                <w:szCs w:val="20"/>
              </w:rPr>
              <w:t>Admin Project</w:t>
            </w:r>
            <w:r>
              <w:rPr>
                <w:rFonts w:asciiTheme="minorHAnsi" w:eastAsia="PMingLiU" w:hAnsiTheme="minorHAnsi" w:cstheme="minorHAnsi"/>
                <w:sz w:val="20"/>
                <w:szCs w:val="20"/>
              </w:rPr>
              <w:t>)</w:t>
            </w:r>
          </w:p>
        </w:tc>
      </w:tr>
    </w:tbl>
    <w:p w14:paraId="75F2D69D" w14:textId="77777777" w:rsidR="00AD1F14" w:rsidRPr="00043A54" w:rsidRDefault="00AD1F14" w:rsidP="00043A54">
      <w:pPr>
        <w:tabs>
          <w:tab w:val="left" w:pos="3795"/>
        </w:tabs>
      </w:pPr>
    </w:p>
    <w:sectPr w:rsidR="00AD1F14" w:rsidRPr="00043A5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ko Utomo - Caleb Technology" w:date="2026-06-08T10:23:00Z" w:initials="E-">
    <w:p w14:paraId="71D7E715" w14:textId="300CA80F" w:rsidR="00F062ED" w:rsidRDefault="00F062ED">
      <w:pPr>
        <w:pStyle w:val="CommentText"/>
      </w:pPr>
      <w:r>
        <w:rPr>
          <w:rStyle w:val="CommentReference"/>
        </w:rPr>
        <w:annotationRef/>
      </w:r>
      <w:r>
        <w:t>Mohon disesuaikan dengan tanggal</w:t>
      </w:r>
      <w:r w:rsidR="006D11AD">
        <w:t xml:space="preserve">nya </w:t>
      </w:r>
      <w:r>
        <w:t>penandatanganan MOU</w:t>
      </w:r>
      <w:r w:rsidR="006D11AD">
        <w:t xml:space="preserve"> after proses revisi</w:t>
      </w:r>
    </w:p>
  </w:comment>
  <w:comment w:id="1" w:author="Eko Utomo - Caleb Technology" w:date="2026-06-08T10:28:00Z" w:initials="E-">
    <w:p w14:paraId="40B3486F" w14:textId="725C52E7" w:rsidR="00F062ED" w:rsidRDefault="00F062ED">
      <w:pPr>
        <w:pStyle w:val="CommentText"/>
      </w:pPr>
      <w:r>
        <w:rPr>
          <w:rStyle w:val="CommentReference"/>
        </w:rPr>
        <w:annotationRef/>
      </w:r>
      <w:r>
        <w:t>Ditambahkan nomor alamat pihak kedua</w:t>
      </w:r>
    </w:p>
  </w:comment>
  <w:comment w:id="2" w:author="Eko Utomo - Caleb Technology" w:date="2026-06-08T10:29:00Z" w:initials="E-">
    <w:p w14:paraId="62BB56A2" w14:textId="47F766B5" w:rsidR="00F062ED" w:rsidRDefault="00F062ED">
      <w:pPr>
        <w:pStyle w:val="CommentText"/>
      </w:pPr>
      <w:r>
        <w:rPr>
          <w:rStyle w:val="CommentReference"/>
        </w:rPr>
        <w:annotationRef/>
      </w:r>
    </w:p>
  </w:comment>
  <w:comment w:id="3" w:author="Eko Utomo - Caleb Technology" w:date="2026-06-08T10:33:00Z" w:initials="E-">
    <w:p w14:paraId="70719171" w14:textId="0587E180" w:rsidR="00CF7922" w:rsidRDefault="00CF7922">
      <w:pPr>
        <w:pStyle w:val="CommentText"/>
      </w:pPr>
      <w:r>
        <w:rPr>
          <w:rStyle w:val="CommentReference"/>
        </w:rPr>
        <w:annotationRef/>
      </w:r>
      <w:r>
        <w:t>Mohon disesuaikan dengan tanggal penandatanganan MOU</w:t>
      </w:r>
      <w:r w:rsidR="006D11AD">
        <w:t xml:space="preserve"> after revisi dokumen</w:t>
      </w:r>
    </w:p>
  </w:comment>
  <w:comment w:id="12" w:author="Aryastro Divi Nugraha - Legal Siloam" w:date="2026-06-12T09:35:00Z" w:initials="AD">
    <w:p w14:paraId="0A75CA9E" w14:textId="77777777" w:rsidR="002B481F" w:rsidRDefault="002B481F" w:rsidP="002B481F">
      <w:pPr>
        <w:pStyle w:val="CommentText"/>
      </w:pPr>
      <w:r>
        <w:rPr>
          <w:rStyle w:val="CommentReference"/>
        </w:rPr>
        <w:annotationRef/>
      </w:r>
      <w:r>
        <w:t>To Siloam:</w:t>
      </w:r>
    </w:p>
    <w:p w14:paraId="63EAD528" w14:textId="77777777" w:rsidR="002B481F" w:rsidRDefault="002B481F" w:rsidP="002B481F">
      <w:pPr>
        <w:pStyle w:val="CommentText"/>
      </w:pPr>
    </w:p>
    <w:p w14:paraId="44BC645C" w14:textId="77777777" w:rsidR="002B481F" w:rsidRDefault="002B481F" w:rsidP="002B481F">
      <w:pPr>
        <w:pStyle w:val="CommentText"/>
      </w:pPr>
      <w:r>
        <w:t>Mohon komentarnya, apakah tepat ketentuan ini dimuat dalam Perjanjian ini ?, bagaimana flow penerimaan pasien akibat kecelakaan kerja ?</w:t>
      </w:r>
    </w:p>
  </w:comment>
  <w:comment w:id="13" w:author="Asrini Restu Indah" w:date="2026-06-12T17:14:00Z" w:initials="AI">
    <w:p w14:paraId="5AE6E688" w14:textId="77777777" w:rsidR="00F85A58" w:rsidRDefault="003B31D9" w:rsidP="00F85A58">
      <w:pPr>
        <w:pStyle w:val="CommentText"/>
      </w:pPr>
      <w:r>
        <w:rPr>
          <w:rStyle w:val="CommentReference"/>
        </w:rPr>
        <w:annotationRef/>
      </w:r>
      <w:r w:rsidR="00F85A58">
        <w:t>To Pak Aryastro</w:t>
      </w:r>
    </w:p>
    <w:p w14:paraId="6726CABE" w14:textId="77777777" w:rsidR="00F85A58" w:rsidRDefault="00F85A58" w:rsidP="00F85A58">
      <w:pPr>
        <w:pStyle w:val="CommentText"/>
      </w:pPr>
    </w:p>
    <w:p w14:paraId="563CC4F9" w14:textId="77777777" w:rsidR="00F85A58" w:rsidRDefault="00F85A58">
      <w:pPr>
        <w:pStyle w:val="CommentText"/>
        <w:numPr>
          <w:ilvl w:val="0"/>
          <w:numId w:val="44"/>
        </w:numPr>
      </w:pPr>
      <w:r>
        <w:t>Untuk ketentuan ini sebenarnya tidak diperlukan pak, karena jika memang peserta masuk sesuai indikasi kecelakaan kerja maka pihak perusahaan bisa langsung konfirm ke pihak BPJSTK dan pihak RS akan paralel kordinasi juga dengan pihak BPJSTK dan perusahaan peserta.</w:t>
      </w:r>
    </w:p>
    <w:p w14:paraId="745D5826" w14:textId="77777777" w:rsidR="00F85A58" w:rsidRDefault="00F85A58">
      <w:pPr>
        <w:pStyle w:val="CommentText"/>
        <w:numPr>
          <w:ilvl w:val="0"/>
          <w:numId w:val="44"/>
        </w:numPr>
      </w:pPr>
      <w:r>
        <w:t>Jika sesuai dan di approve oleh pihak BPJSTK maka secara otomatis pasien akan menggunakan jaminan BPJSTK Pak.</w:t>
      </w:r>
    </w:p>
    <w:p w14:paraId="7F109381" w14:textId="77777777" w:rsidR="00F85A58" w:rsidRDefault="00F85A58">
      <w:pPr>
        <w:pStyle w:val="CommentText"/>
        <w:numPr>
          <w:ilvl w:val="0"/>
          <w:numId w:val="44"/>
        </w:numPr>
      </w:pPr>
      <w:r>
        <w:t>Untuk draft MOU ini hanya mencakup untuk keseluruhan penjaminan dengan menggunakan jaminan dari perusahaan PT.Calleb Technology.</w:t>
      </w:r>
    </w:p>
  </w:comment>
  <w:comment w:id="14" w:author="Aryastro Divi Nugraha - Legal Siloam" w:date="2026-06-17T10:45:00Z" w:initials="AD">
    <w:p w14:paraId="4DEE2787" w14:textId="77777777" w:rsidR="00F85A58" w:rsidRDefault="00F85A58" w:rsidP="00F85A58">
      <w:pPr>
        <w:pStyle w:val="CommentText"/>
      </w:pPr>
      <w:r>
        <w:rPr>
          <w:rStyle w:val="CommentReference"/>
        </w:rPr>
        <w:annotationRef/>
      </w:r>
      <w:r>
        <w:t>To Rekanan:</w:t>
      </w:r>
    </w:p>
    <w:p w14:paraId="446F50BE" w14:textId="77777777" w:rsidR="00F85A58" w:rsidRDefault="00F85A58" w:rsidP="00F85A58">
      <w:pPr>
        <w:pStyle w:val="CommentText"/>
      </w:pPr>
    </w:p>
    <w:p w14:paraId="2256FE8B" w14:textId="77777777" w:rsidR="00F85A58" w:rsidRDefault="00F85A58" w:rsidP="00F85A58">
      <w:pPr>
        <w:pStyle w:val="CommentText"/>
      </w:pPr>
      <w:r>
        <w:t>Ketentuan ini tidak perlu dimuat dalam PKS ini, karena PKS ini hanya mengatur penjaminan pembayaran dari PT Calleb dan untuk layanan BPJSTK itu disesuaikan dengan kebijakan BPJSTK.</w:t>
      </w:r>
    </w:p>
  </w:comment>
  <w:comment w:id="104" w:author="Eko Utomo - Caleb Technology" w:date="2026-06-10T09:55:00Z" w:initials="E-">
    <w:p w14:paraId="28278084" w14:textId="25E7C783" w:rsidR="00001208" w:rsidRDefault="00001208">
      <w:pPr>
        <w:pStyle w:val="CommentText"/>
      </w:pPr>
      <w:r>
        <w:rPr>
          <w:rStyle w:val="CommentReference"/>
        </w:rPr>
        <w:annotationRef/>
      </w:r>
      <w:r>
        <w:t>Mohon disesuaikan terkait concern &amp; komen dari donny aribowo terkait BPJS TK JKK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D7E715" w15:done="0"/>
  <w15:commentEx w15:paraId="40B3486F" w15:done="0"/>
  <w15:commentEx w15:paraId="62BB56A2" w15:done="1"/>
  <w15:commentEx w15:paraId="70719171" w15:done="0"/>
  <w15:commentEx w15:paraId="44BC645C" w15:done="0"/>
  <w15:commentEx w15:paraId="7F109381" w15:paraIdParent="44BC645C" w15:done="0"/>
  <w15:commentEx w15:paraId="2256FE8B" w15:paraIdParent="44BC645C" w15:done="0"/>
  <w15:commentEx w15:paraId="282780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5E117F" w16cex:dateUtc="2026-06-08T03:23:00Z"/>
  <w16cex:commentExtensible w16cex:durableId="11089A30" w16cex:dateUtc="2026-06-08T03:28:00Z"/>
  <w16cex:commentExtensible w16cex:durableId="1CEEBD70" w16cex:dateUtc="2026-06-08T03:29:00Z"/>
  <w16cex:commentExtensible w16cex:durableId="6886FE66" w16cex:dateUtc="2026-06-08T03:33:00Z"/>
  <w16cex:commentExtensible w16cex:durableId="100167DA" w16cex:dateUtc="2026-06-12T02:35:00Z"/>
  <w16cex:commentExtensible w16cex:durableId="375A775E" w16cex:dateUtc="2026-06-12T09:14:00Z"/>
  <w16cex:commentExtensible w16cex:durableId="5724BC18" w16cex:dateUtc="2026-06-17T03:45:00Z"/>
  <w16cex:commentExtensible w16cex:durableId="37425296" w16cex:dateUtc="2026-06-10T0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D7E715" w16cid:durableId="595E117F"/>
  <w16cid:commentId w16cid:paraId="40B3486F" w16cid:durableId="11089A30"/>
  <w16cid:commentId w16cid:paraId="62BB56A2" w16cid:durableId="1CEEBD70"/>
  <w16cid:commentId w16cid:paraId="70719171" w16cid:durableId="6886FE66"/>
  <w16cid:commentId w16cid:paraId="44BC645C" w16cid:durableId="100167DA"/>
  <w16cid:commentId w16cid:paraId="7F109381" w16cid:durableId="375A775E"/>
  <w16cid:commentId w16cid:paraId="2256FE8B" w16cid:durableId="5724BC18"/>
  <w16cid:commentId w16cid:paraId="28278084" w16cid:durableId="374252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A718B" w14:textId="77777777" w:rsidR="002623DD" w:rsidRDefault="002623DD" w:rsidP="00BF7972">
      <w:r>
        <w:separator/>
      </w:r>
    </w:p>
  </w:endnote>
  <w:endnote w:type="continuationSeparator" w:id="0">
    <w:p w14:paraId="09A931F1" w14:textId="77777777" w:rsidR="002623DD" w:rsidRDefault="002623DD" w:rsidP="00BF7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52BC9" w14:textId="77777777" w:rsidR="002623DD" w:rsidRDefault="002623DD" w:rsidP="00BF7972">
      <w:r>
        <w:separator/>
      </w:r>
    </w:p>
  </w:footnote>
  <w:footnote w:type="continuationSeparator" w:id="0">
    <w:p w14:paraId="1F492E9D" w14:textId="77777777" w:rsidR="002623DD" w:rsidRDefault="002623DD" w:rsidP="00BF79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3010"/>
    <w:multiLevelType w:val="multilevel"/>
    <w:tmpl w:val="681421B4"/>
    <w:styleLink w:val="WWNum43"/>
    <w:lvl w:ilvl="0">
      <w:start w:val="1"/>
      <w:numFmt w:val="lowerLetter"/>
      <w:lvlText w:val="%1."/>
      <w:lvlJc w:val="left"/>
      <w:pPr>
        <w:ind w:left="360" w:hanging="360"/>
      </w:pPr>
      <w:rPr>
        <w:rFonts w:ascii="Arial" w:eastAsia="Times New Roman" w:hAnsi="Arial" w:cs="Aria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0D50C16"/>
    <w:multiLevelType w:val="hybridMultilevel"/>
    <w:tmpl w:val="C2A0113A"/>
    <w:lvl w:ilvl="0" w:tplc="0CE873C4">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A2291A"/>
    <w:multiLevelType w:val="hybridMultilevel"/>
    <w:tmpl w:val="BD4ECBDC"/>
    <w:lvl w:ilvl="0" w:tplc="E494C1A0">
      <w:start w:val="1"/>
      <w:numFmt w:val="lowerLetter"/>
      <w:lvlText w:val="%1."/>
      <w:lvlJc w:val="left"/>
      <w:pPr>
        <w:ind w:left="360" w:hanging="360"/>
      </w:pPr>
      <w:rPr>
        <w:rFonts w:asciiTheme="minorHAnsi" w:eastAsia="Times New Roman" w:hAnsiTheme="minorHAnsi" w:cstheme="minorHAnsi" w:hint="default"/>
      </w:rPr>
    </w:lvl>
    <w:lvl w:ilvl="1" w:tplc="6F2A3AF6">
      <w:start w:val="1"/>
      <w:numFmt w:val="lowerLetter"/>
      <w:lvlText w:val="(%2)"/>
      <w:lvlJc w:val="left"/>
      <w:pPr>
        <w:ind w:left="1440" w:hanging="72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42C3989"/>
    <w:multiLevelType w:val="hybridMultilevel"/>
    <w:tmpl w:val="ECFE65A2"/>
    <w:lvl w:ilvl="0" w:tplc="38090019">
      <w:start w:val="1"/>
      <w:numFmt w:val="lowerLetter"/>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B156527"/>
    <w:multiLevelType w:val="hybridMultilevel"/>
    <w:tmpl w:val="F9083800"/>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0C84451E"/>
    <w:multiLevelType w:val="hybridMultilevel"/>
    <w:tmpl w:val="E7BCCBF4"/>
    <w:lvl w:ilvl="0" w:tplc="9872B5AA">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13060A24"/>
    <w:multiLevelType w:val="hybridMultilevel"/>
    <w:tmpl w:val="D344581C"/>
    <w:lvl w:ilvl="0" w:tplc="74520DA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4604D4A"/>
    <w:multiLevelType w:val="hybridMultilevel"/>
    <w:tmpl w:val="02FAA30E"/>
    <w:lvl w:ilvl="0" w:tplc="E494C1A0">
      <w:start w:val="1"/>
      <w:numFmt w:val="lowerLetter"/>
      <w:lvlText w:val="%1."/>
      <w:lvlJc w:val="left"/>
      <w:pPr>
        <w:ind w:left="360" w:hanging="360"/>
      </w:pPr>
      <w:rPr>
        <w:rFonts w:asciiTheme="minorHAnsi" w:eastAsia="Times New Roman" w:hAnsiTheme="minorHAnsi" w:cstheme="minorHAnsi" w:hint="default"/>
      </w:rPr>
    </w:lvl>
    <w:lvl w:ilvl="1" w:tplc="E3CC9720">
      <w:start w:val="1"/>
      <w:numFmt w:val="lowerLetter"/>
      <w:lvlText w:val="%2."/>
      <w:lvlJc w:val="left"/>
      <w:pPr>
        <w:ind w:left="1080" w:hanging="360"/>
      </w:pPr>
      <w:rPr>
        <w:b w:val="0"/>
        <w:bCs w:val="0"/>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14F77E9F"/>
    <w:multiLevelType w:val="hybridMultilevel"/>
    <w:tmpl w:val="D09A43BC"/>
    <w:lvl w:ilvl="0" w:tplc="21540DFC">
      <w:start w:val="1"/>
      <w:numFmt w:val="decimal"/>
      <w:lvlText w:val="(%1)"/>
      <w:lvlJc w:val="left"/>
      <w:pPr>
        <w:ind w:left="450" w:hanging="360"/>
      </w:pPr>
      <w:rPr>
        <w:rFonts w:hint="default"/>
        <w:b w:val="0"/>
        <w:sz w:val="22"/>
        <w:szCs w:val="22"/>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C04048A"/>
    <w:multiLevelType w:val="hybridMultilevel"/>
    <w:tmpl w:val="97FE7526"/>
    <w:lvl w:ilvl="0" w:tplc="8780AAA4">
      <w:start w:val="1"/>
      <w:numFmt w:val="upperLetter"/>
      <w:lvlText w:val="%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1D0D3724"/>
    <w:multiLevelType w:val="hybridMultilevel"/>
    <w:tmpl w:val="71CAACF0"/>
    <w:lvl w:ilvl="0" w:tplc="EF960D10">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21F15D6D"/>
    <w:multiLevelType w:val="hybridMultilevel"/>
    <w:tmpl w:val="E7BCCBF4"/>
    <w:lvl w:ilvl="0" w:tplc="9872B5AA">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222D61B8"/>
    <w:multiLevelType w:val="hybridMultilevel"/>
    <w:tmpl w:val="269693CA"/>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24691571"/>
    <w:multiLevelType w:val="hybridMultilevel"/>
    <w:tmpl w:val="8C4EF6E4"/>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293762C3"/>
    <w:multiLevelType w:val="hybridMultilevel"/>
    <w:tmpl w:val="C242EF70"/>
    <w:lvl w:ilvl="0" w:tplc="6074A306">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2B6B6F2C"/>
    <w:multiLevelType w:val="hybridMultilevel"/>
    <w:tmpl w:val="2CF29378"/>
    <w:lvl w:ilvl="0" w:tplc="B6E4FE92">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F38336C"/>
    <w:multiLevelType w:val="hybridMultilevel"/>
    <w:tmpl w:val="C374D57A"/>
    <w:lvl w:ilvl="0" w:tplc="2A1E4826">
      <w:start w:val="1"/>
      <w:numFmt w:val="decimal"/>
      <w:lvlText w:val="%1."/>
      <w:lvlJc w:val="left"/>
      <w:pPr>
        <w:ind w:left="1020" w:hanging="360"/>
      </w:pPr>
    </w:lvl>
    <w:lvl w:ilvl="1" w:tplc="4364C622">
      <w:start w:val="1"/>
      <w:numFmt w:val="decimal"/>
      <w:lvlText w:val="%2."/>
      <w:lvlJc w:val="left"/>
      <w:pPr>
        <w:ind w:left="1020" w:hanging="360"/>
      </w:pPr>
    </w:lvl>
    <w:lvl w:ilvl="2" w:tplc="7AD4AB2C">
      <w:start w:val="1"/>
      <w:numFmt w:val="decimal"/>
      <w:lvlText w:val="%3."/>
      <w:lvlJc w:val="left"/>
      <w:pPr>
        <w:ind w:left="1020" w:hanging="360"/>
      </w:pPr>
    </w:lvl>
    <w:lvl w:ilvl="3" w:tplc="2892D9FC">
      <w:start w:val="1"/>
      <w:numFmt w:val="decimal"/>
      <w:lvlText w:val="%4."/>
      <w:lvlJc w:val="left"/>
      <w:pPr>
        <w:ind w:left="1020" w:hanging="360"/>
      </w:pPr>
    </w:lvl>
    <w:lvl w:ilvl="4" w:tplc="167013E4">
      <w:start w:val="1"/>
      <w:numFmt w:val="decimal"/>
      <w:lvlText w:val="%5."/>
      <w:lvlJc w:val="left"/>
      <w:pPr>
        <w:ind w:left="1020" w:hanging="360"/>
      </w:pPr>
    </w:lvl>
    <w:lvl w:ilvl="5" w:tplc="984E6DF4">
      <w:start w:val="1"/>
      <w:numFmt w:val="decimal"/>
      <w:lvlText w:val="%6."/>
      <w:lvlJc w:val="left"/>
      <w:pPr>
        <w:ind w:left="1020" w:hanging="360"/>
      </w:pPr>
    </w:lvl>
    <w:lvl w:ilvl="6" w:tplc="CBD8D9DE">
      <w:start w:val="1"/>
      <w:numFmt w:val="decimal"/>
      <w:lvlText w:val="%7."/>
      <w:lvlJc w:val="left"/>
      <w:pPr>
        <w:ind w:left="1020" w:hanging="360"/>
      </w:pPr>
    </w:lvl>
    <w:lvl w:ilvl="7" w:tplc="B8D07DEE">
      <w:start w:val="1"/>
      <w:numFmt w:val="decimal"/>
      <w:lvlText w:val="%8."/>
      <w:lvlJc w:val="left"/>
      <w:pPr>
        <w:ind w:left="1020" w:hanging="360"/>
      </w:pPr>
    </w:lvl>
    <w:lvl w:ilvl="8" w:tplc="97A2AD10">
      <w:start w:val="1"/>
      <w:numFmt w:val="decimal"/>
      <w:lvlText w:val="%9."/>
      <w:lvlJc w:val="left"/>
      <w:pPr>
        <w:ind w:left="1020" w:hanging="360"/>
      </w:pPr>
    </w:lvl>
  </w:abstractNum>
  <w:abstractNum w:abstractNumId="17" w15:restartNumberingAfterBreak="0">
    <w:nsid w:val="32436831"/>
    <w:multiLevelType w:val="hybridMultilevel"/>
    <w:tmpl w:val="E38C0E9E"/>
    <w:lvl w:ilvl="0" w:tplc="39583F5E">
      <w:start w:val="1"/>
      <w:numFmt w:val="lowerLetter"/>
      <w:lvlText w:val="%1."/>
      <w:lvlJc w:val="left"/>
      <w:pPr>
        <w:ind w:left="360" w:hanging="360"/>
      </w:pPr>
      <w:rPr>
        <w:rFonts w:hint="default"/>
        <w:b w:val="0"/>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34FF5B62"/>
    <w:multiLevelType w:val="hybridMultilevel"/>
    <w:tmpl w:val="2EAE1856"/>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3CE32051"/>
    <w:multiLevelType w:val="hybridMultilevel"/>
    <w:tmpl w:val="00703A18"/>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3E630F18"/>
    <w:multiLevelType w:val="hybridMultilevel"/>
    <w:tmpl w:val="C1D0E81E"/>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40FB2360"/>
    <w:multiLevelType w:val="hybridMultilevel"/>
    <w:tmpl w:val="F264A56C"/>
    <w:lvl w:ilvl="0" w:tplc="99C8FEAC">
      <w:start w:val="1"/>
      <w:numFmt w:val="lowerLetter"/>
      <w:lvlText w:val="%1."/>
      <w:lvlJc w:val="left"/>
      <w:pPr>
        <w:ind w:left="360" w:hanging="360"/>
      </w:pPr>
      <w:rPr>
        <w:rFonts w:hint="default"/>
        <w:b w:val="0"/>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49ED4D87"/>
    <w:multiLevelType w:val="hybridMultilevel"/>
    <w:tmpl w:val="7284C80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A137CD5"/>
    <w:multiLevelType w:val="hybridMultilevel"/>
    <w:tmpl w:val="6D9C69CA"/>
    <w:lvl w:ilvl="0" w:tplc="38090015">
      <w:start w:val="1"/>
      <w:numFmt w:val="upperLetter"/>
      <w:lvlText w:val="%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4CF75BCE"/>
    <w:multiLevelType w:val="hybridMultilevel"/>
    <w:tmpl w:val="5D9246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1C7B02"/>
    <w:multiLevelType w:val="hybridMultilevel"/>
    <w:tmpl w:val="B4887BA2"/>
    <w:lvl w:ilvl="0" w:tplc="2FF6481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4EC23DCA"/>
    <w:multiLevelType w:val="hybridMultilevel"/>
    <w:tmpl w:val="37FAE59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7" w15:restartNumberingAfterBreak="0">
    <w:nsid w:val="53DB393A"/>
    <w:multiLevelType w:val="hybridMultilevel"/>
    <w:tmpl w:val="46324A4A"/>
    <w:lvl w:ilvl="0" w:tplc="0958D8A8">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5C9C0410"/>
    <w:multiLevelType w:val="hybridMultilevel"/>
    <w:tmpl w:val="0BB2FB08"/>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5FC976D1"/>
    <w:multiLevelType w:val="hybridMultilevel"/>
    <w:tmpl w:val="71484762"/>
    <w:lvl w:ilvl="0" w:tplc="E04E9DA6">
      <w:start w:val="1"/>
      <w:numFmt w:val="decimal"/>
      <w:lvlText w:val="%1."/>
      <w:lvlJc w:val="left"/>
      <w:pPr>
        <w:ind w:left="360" w:hanging="360"/>
      </w:pPr>
      <w:rPr>
        <w:rFonts w:hint="default"/>
        <w:b w:val="0"/>
        <w:sz w:val="18"/>
        <w:szCs w:val="18"/>
      </w:rPr>
    </w:lvl>
    <w:lvl w:ilvl="1" w:tplc="6BAE90E0">
      <w:start w:val="1"/>
      <w:numFmt w:val="lowerLetter"/>
      <w:lvlText w:val="(%2)"/>
      <w:lvlJc w:val="left"/>
      <w:pPr>
        <w:ind w:left="1080" w:hanging="360"/>
      </w:pPr>
      <w:rPr>
        <w:rFonts w:hint="default"/>
      </w:r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0" w15:restartNumberingAfterBreak="0">
    <w:nsid w:val="636276A9"/>
    <w:multiLevelType w:val="hybridMultilevel"/>
    <w:tmpl w:val="0994AE58"/>
    <w:lvl w:ilvl="0" w:tplc="E494C1A0">
      <w:start w:val="1"/>
      <w:numFmt w:val="lowerLetter"/>
      <w:lvlText w:val="%1."/>
      <w:lvlJc w:val="left"/>
      <w:pPr>
        <w:ind w:left="360" w:hanging="360"/>
      </w:pPr>
      <w:rPr>
        <w:rFonts w:asciiTheme="minorHAnsi" w:eastAsia="Times New Roman" w:hAnsiTheme="minorHAnsi" w:cstheme="minorHAnsi"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692C055A"/>
    <w:multiLevelType w:val="hybridMultilevel"/>
    <w:tmpl w:val="749AA1EA"/>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2" w15:restartNumberingAfterBreak="0">
    <w:nsid w:val="6BEA3E76"/>
    <w:multiLevelType w:val="hybridMultilevel"/>
    <w:tmpl w:val="2FA67FB6"/>
    <w:lvl w:ilvl="0" w:tplc="FB12732E">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3" w15:restartNumberingAfterBreak="0">
    <w:nsid w:val="6CC81137"/>
    <w:multiLevelType w:val="multilevel"/>
    <w:tmpl w:val="CEF4EDA2"/>
    <w:styleLink w:val="WWNum34"/>
    <w:lvl w:ilvl="0">
      <w:start w:val="1"/>
      <w:numFmt w:val="lowerLetter"/>
      <w:lvlText w:val="%1."/>
      <w:lvlJc w:val="left"/>
      <w:pPr>
        <w:ind w:left="720" w:hanging="360"/>
      </w:pPr>
      <w:rPr>
        <w:rFonts w:ascii="Arial" w:eastAsia="Times New Roman" w:hAnsi="Arial"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F2E0585"/>
    <w:multiLevelType w:val="hybridMultilevel"/>
    <w:tmpl w:val="E08ABA94"/>
    <w:lvl w:ilvl="0" w:tplc="7CAC65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AE3DE0"/>
    <w:multiLevelType w:val="hybridMultilevel"/>
    <w:tmpl w:val="0BF4F11E"/>
    <w:lvl w:ilvl="0" w:tplc="099C15F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6697A8D"/>
    <w:multiLevelType w:val="hybridMultilevel"/>
    <w:tmpl w:val="0478C062"/>
    <w:lvl w:ilvl="0" w:tplc="297E1A86">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7" w15:restartNumberingAfterBreak="0">
    <w:nsid w:val="76811617"/>
    <w:multiLevelType w:val="hybridMultilevel"/>
    <w:tmpl w:val="4BD8FBD6"/>
    <w:lvl w:ilvl="0" w:tplc="B8E231A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76BB39CC"/>
    <w:multiLevelType w:val="hybridMultilevel"/>
    <w:tmpl w:val="A830C998"/>
    <w:lvl w:ilvl="0" w:tplc="79E243D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15:restartNumberingAfterBreak="0">
    <w:nsid w:val="771E0B9A"/>
    <w:multiLevelType w:val="hybridMultilevel"/>
    <w:tmpl w:val="61D46362"/>
    <w:lvl w:ilvl="0" w:tplc="0D7CCB86">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0" w15:restartNumberingAfterBreak="0">
    <w:nsid w:val="7C617958"/>
    <w:multiLevelType w:val="hybridMultilevel"/>
    <w:tmpl w:val="445ABFA8"/>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1" w15:restartNumberingAfterBreak="0">
    <w:nsid w:val="7D1E36DF"/>
    <w:multiLevelType w:val="hybridMultilevel"/>
    <w:tmpl w:val="AB94DD7A"/>
    <w:lvl w:ilvl="0" w:tplc="66F07A92">
      <w:start w:val="1"/>
      <w:numFmt w:val="lowerRoman"/>
      <w:lvlText w:val="%1."/>
      <w:lvlJc w:val="left"/>
      <w:pPr>
        <w:ind w:left="360" w:hanging="360"/>
      </w:pPr>
      <w:rPr>
        <w:rFonts w:hint="default"/>
        <w:b w:val="0"/>
        <w:bCs w:val="0"/>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2" w15:restartNumberingAfterBreak="0">
    <w:nsid w:val="7E0962AA"/>
    <w:multiLevelType w:val="hybridMultilevel"/>
    <w:tmpl w:val="D9A64B0C"/>
    <w:lvl w:ilvl="0" w:tplc="E3F6067A">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94063208">
    <w:abstractNumId w:val="32"/>
  </w:num>
  <w:num w:numId="2" w16cid:durableId="1360858453">
    <w:abstractNumId w:val="20"/>
  </w:num>
  <w:num w:numId="3" w16cid:durableId="807555793">
    <w:abstractNumId w:val="27"/>
  </w:num>
  <w:num w:numId="4" w16cid:durableId="510949031">
    <w:abstractNumId w:val="11"/>
  </w:num>
  <w:num w:numId="5" w16cid:durableId="386607634">
    <w:abstractNumId w:val="36"/>
  </w:num>
  <w:num w:numId="6" w16cid:durableId="910509432">
    <w:abstractNumId w:val="42"/>
  </w:num>
  <w:num w:numId="7" w16cid:durableId="510679134">
    <w:abstractNumId w:val="25"/>
  </w:num>
  <w:num w:numId="8" w16cid:durableId="933047811">
    <w:abstractNumId w:val="5"/>
  </w:num>
  <w:num w:numId="9" w16cid:durableId="1651521638">
    <w:abstractNumId w:val="26"/>
  </w:num>
  <w:num w:numId="10" w16cid:durableId="91246882">
    <w:abstractNumId w:val="2"/>
  </w:num>
  <w:num w:numId="11" w16cid:durableId="1003165021">
    <w:abstractNumId w:val="19"/>
  </w:num>
  <w:num w:numId="12" w16cid:durableId="316154169">
    <w:abstractNumId w:val="17"/>
  </w:num>
  <w:num w:numId="13" w16cid:durableId="1667128895">
    <w:abstractNumId w:val="13"/>
  </w:num>
  <w:num w:numId="14" w16cid:durableId="304892691">
    <w:abstractNumId w:val="21"/>
  </w:num>
  <w:num w:numId="15" w16cid:durableId="129829491">
    <w:abstractNumId w:val="23"/>
  </w:num>
  <w:num w:numId="16" w16cid:durableId="96409721">
    <w:abstractNumId w:val="6"/>
  </w:num>
  <w:num w:numId="17" w16cid:durableId="745104523">
    <w:abstractNumId w:val="37"/>
  </w:num>
  <w:num w:numId="18" w16cid:durableId="1913078337">
    <w:abstractNumId w:val="35"/>
  </w:num>
  <w:num w:numId="19" w16cid:durableId="1152912988">
    <w:abstractNumId w:val="38"/>
  </w:num>
  <w:num w:numId="20" w16cid:durableId="1994791567">
    <w:abstractNumId w:val="39"/>
  </w:num>
  <w:num w:numId="21" w16cid:durableId="899513990">
    <w:abstractNumId w:val="4"/>
  </w:num>
  <w:num w:numId="22" w16cid:durableId="1642272818">
    <w:abstractNumId w:val="18"/>
  </w:num>
  <w:num w:numId="23" w16cid:durableId="1428504085">
    <w:abstractNumId w:val="31"/>
  </w:num>
  <w:num w:numId="24" w16cid:durableId="561524712">
    <w:abstractNumId w:val="12"/>
  </w:num>
  <w:num w:numId="25" w16cid:durableId="19626599">
    <w:abstractNumId w:val="28"/>
  </w:num>
  <w:num w:numId="26" w16cid:durableId="752893762">
    <w:abstractNumId w:val="9"/>
  </w:num>
  <w:num w:numId="27" w16cid:durableId="1338001916">
    <w:abstractNumId w:val="10"/>
  </w:num>
  <w:num w:numId="28" w16cid:durableId="310713619">
    <w:abstractNumId w:val="22"/>
  </w:num>
  <w:num w:numId="29" w16cid:durableId="1017273562">
    <w:abstractNumId w:val="14"/>
  </w:num>
  <w:num w:numId="30" w16cid:durableId="1710183186">
    <w:abstractNumId w:val="1"/>
  </w:num>
  <w:num w:numId="31" w16cid:durableId="1169516634">
    <w:abstractNumId w:val="40"/>
  </w:num>
  <w:num w:numId="32" w16cid:durableId="804544143">
    <w:abstractNumId w:val="24"/>
  </w:num>
  <w:num w:numId="33" w16cid:durableId="1314063775">
    <w:abstractNumId w:val="34"/>
  </w:num>
  <w:num w:numId="34" w16cid:durableId="1302735930">
    <w:abstractNumId w:val="7"/>
  </w:num>
  <w:num w:numId="35" w16cid:durableId="1775975607">
    <w:abstractNumId w:val="41"/>
  </w:num>
  <w:num w:numId="36" w16cid:durableId="595555134">
    <w:abstractNumId w:val="0"/>
    <w:lvlOverride w:ilvl="0">
      <w:lvl w:ilvl="0">
        <w:start w:val="1"/>
        <w:numFmt w:val="lowerLetter"/>
        <w:lvlText w:val="%1."/>
        <w:lvlJc w:val="left"/>
        <w:pPr>
          <w:ind w:left="360" w:hanging="360"/>
        </w:pPr>
        <w:rPr>
          <w:rFonts w:asciiTheme="minorHAnsi" w:eastAsia="Times New Roman" w:hAnsiTheme="minorHAnsi" w:cstheme="minorHAnsi" w:hint="default"/>
        </w:rPr>
      </w:lvl>
    </w:lvlOverride>
  </w:num>
  <w:num w:numId="37" w16cid:durableId="1520579371">
    <w:abstractNumId w:val="0"/>
  </w:num>
  <w:num w:numId="38" w16cid:durableId="1158351780">
    <w:abstractNumId w:val="33"/>
  </w:num>
  <w:num w:numId="39" w16cid:durableId="444692159">
    <w:abstractNumId w:val="8"/>
  </w:num>
  <w:num w:numId="40" w16cid:durableId="1617173047">
    <w:abstractNumId w:val="15"/>
  </w:num>
  <w:num w:numId="41" w16cid:durableId="688457494">
    <w:abstractNumId w:val="29"/>
  </w:num>
  <w:num w:numId="42" w16cid:durableId="506991443">
    <w:abstractNumId w:val="3"/>
  </w:num>
  <w:num w:numId="43" w16cid:durableId="1542400762">
    <w:abstractNumId w:val="30"/>
  </w:num>
  <w:num w:numId="44" w16cid:durableId="1915125340">
    <w:abstractNumId w:val="16"/>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ko Utomo - Caleb Technology">
    <w15:presenceInfo w15:providerId="Windows Live" w15:userId="8a085c982fd9c588"/>
  </w15:person>
  <w15:person w15:author="donny aribowo">
    <w15:presenceInfo w15:providerId="AD" w15:userId="S::donnyaribowo@ms365officeapp.com::2e1b3804-3572-4b29-a5b5-3535db11a702"/>
  </w15:person>
  <w15:person w15:author="Aryastro Divi Nugraha - Legal Siloam">
    <w15:presenceInfo w15:providerId="None" w15:userId="Aryastro Divi Nugraha - Legal Siloam"/>
  </w15:person>
  <w15:person w15:author="Asrini Restu Indah">
    <w15:presenceInfo w15:providerId="AD" w15:userId="S::asrini.indah@siloamhospitals.com::478dfb4b-9d52-4800-a8fe-050e5814be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A54"/>
    <w:rsid w:val="00001208"/>
    <w:rsid w:val="00005810"/>
    <w:rsid w:val="00005B8E"/>
    <w:rsid w:val="00030206"/>
    <w:rsid w:val="00032E01"/>
    <w:rsid w:val="0003507C"/>
    <w:rsid w:val="00043A54"/>
    <w:rsid w:val="00052045"/>
    <w:rsid w:val="000D303A"/>
    <w:rsid w:val="000E5000"/>
    <w:rsid w:val="000E7F36"/>
    <w:rsid w:val="00105137"/>
    <w:rsid w:val="00115103"/>
    <w:rsid w:val="0016063C"/>
    <w:rsid w:val="00162490"/>
    <w:rsid w:val="00172075"/>
    <w:rsid w:val="0019453F"/>
    <w:rsid w:val="001A6D3C"/>
    <w:rsid w:val="001D2EDE"/>
    <w:rsid w:val="001E0563"/>
    <w:rsid w:val="001E331E"/>
    <w:rsid w:val="001E3DB9"/>
    <w:rsid w:val="00203BBE"/>
    <w:rsid w:val="00217B9D"/>
    <w:rsid w:val="00225BDA"/>
    <w:rsid w:val="002344B4"/>
    <w:rsid w:val="00237CF7"/>
    <w:rsid w:val="002623DD"/>
    <w:rsid w:val="002A0ABF"/>
    <w:rsid w:val="002B481F"/>
    <w:rsid w:val="002D7EB0"/>
    <w:rsid w:val="00336522"/>
    <w:rsid w:val="00337E6B"/>
    <w:rsid w:val="003735E5"/>
    <w:rsid w:val="00375937"/>
    <w:rsid w:val="003A5FA2"/>
    <w:rsid w:val="003B0806"/>
    <w:rsid w:val="003B31D9"/>
    <w:rsid w:val="003B6678"/>
    <w:rsid w:val="003C1CD5"/>
    <w:rsid w:val="003C4920"/>
    <w:rsid w:val="003D5F0B"/>
    <w:rsid w:val="0043410C"/>
    <w:rsid w:val="0044014B"/>
    <w:rsid w:val="00492EFC"/>
    <w:rsid w:val="004C329A"/>
    <w:rsid w:val="004E1702"/>
    <w:rsid w:val="004E509D"/>
    <w:rsid w:val="004E7B71"/>
    <w:rsid w:val="00510D42"/>
    <w:rsid w:val="00527B8D"/>
    <w:rsid w:val="00535C96"/>
    <w:rsid w:val="005572E0"/>
    <w:rsid w:val="0056550D"/>
    <w:rsid w:val="00577123"/>
    <w:rsid w:val="00577680"/>
    <w:rsid w:val="005838EA"/>
    <w:rsid w:val="005A59D5"/>
    <w:rsid w:val="005C5480"/>
    <w:rsid w:val="005D2168"/>
    <w:rsid w:val="005D6168"/>
    <w:rsid w:val="005D6CF8"/>
    <w:rsid w:val="005F22F5"/>
    <w:rsid w:val="005F3FF7"/>
    <w:rsid w:val="00605417"/>
    <w:rsid w:val="0061129F"/>
    <w:rsid w:val="00617AAA"/>
    <w:rsid w:val="00666BD4"/>
    <w:rsid w:val="006D0BD5"/>
    <w:rsid w:val="006D11AD"/>
    <w:rsid w:val="006D166C"/>
    <w:rsid w:val="006E1800"/>
    <w:rsid w:val="006F1914"/>
    <w:rsid w:val="007025E8"/>
    <w:rsid w:val="007276D7"/>
    <w:rsid w:val="00736E9A"/>
    <w:rsid w:val="00741414"/>
    <w:rsid w:val="0075648D"/>
    <w:rsid w:val="00767BA8"/>
    <w:rsid w:val="007729EC"/>
    <w:rsid w:val="00774DE3"/>
    <w:rsid w:val="00782B0F"/>
    <w:rsid w:val="00785BB2"/>
    <w:rsid w:val="00792DB2"/>
    <w:rsid w:val="0079659A"/>
    <w:rsid w:val="007B0AC3"/>
    <w:rsid w:val="007B5263"/>
    <w:rsid w:val="007B5C9C"/>
    <w:rsid w:val="007C758D"/>
    <w:rsid w:val="007E27EA"/>
    <w:rsid w:val="007E2944"/>
    <w:rsid w:val="00814238"/>
    <w:rsid w:val="008143B6"/>
    <w:rsid w:val="00821F49"/>
    <w:rsid w:val="00872518"/>
    <w:rsid w:val="008737F6"/>
    <w:rsid w:val="008758E7"/>
    <w:rsid w:val="008802DB"/>
    <w:rsid w:val="00881545"/>
    <w:rsid w:val="008B5CE4"/>
    <w:rsid w:val="008C5781"/>
    <w:rsid w:val="008E25A9"/>
    <w:rsid w:val="008E629A"/>
    <w:rsid w:val="009048C7"/>
    <w:rsid w:val="009252C1"/>
    <w:rsid w:val="0096507A"/>
    <w:rsid w:val="00965C62"/>
    <w:rsid w:val="009867CA"/>
    <w:rsid w:val="00994B91"/>
    <w:rsid w:val="00996284"/>
    <w:rsid w:val="009B1D01"/>
    <w:rsid w:val="009B307B"/>
    <w:rsid w:val="009C797A"/>
    <w:rsid w:val="009D1DE3"/>
    <w:rsid w:val="009E257B"/>
    <w:rsid w:val="009E27B6"/>
    <w:rsid w:val="009F4BC9"/>
    <w:rsid w:val="00A10B70"/>
    <w:rsid w:val="00A1677D"/>
    <w:rsid w:val="00A206C3"/>
    <w:rsid w:val="00A211EB"/>
    <w:rsid w:val="00A31E23"/>
    <w:rsid w:val="00A4544E"/>
    <w:rsid w:val="00A529E5"/>
    <w:rsid w:val="00A90C20"/>
    <w:rsid w:val="00AD1F14"/>
    <w:rsid w:val="00AE55A6"/>
    <w:rsid w:val="00AF7CB1"/>
    <w:rsid w:val="00B105A7"/>
    <w:rsid w:val="00B75BA5"/>
    <w:rsid w:val="00B76571"/>
    <w:rsid w:val="00B9156E"/>
    <w:rsid w:val="00BC23FE"/>
    <w:rsid w:val="00BC305C"/>
    <w:rsid w:val="00BD5BC0"/>
    <w:rsid w:val="00BD7D57"/>
    <w:rsid w:val="00BE64E5"/>
    <w:rsid w:val="00BE78FB"/>
    <w:rsid w:val="00BF1ED5"/>
    <w:rsid w:val="00BF6787"/>
    <w:rsid w:val="00BF7972"/>
    <w:rsid w:val="00C0553B"/>
    <w:rsid w:val="00C40783"/>
    <w:rsid w:val="00C43BD9"/>
    <w:rsid w:val="00C45B82"/>
    <w:rsid w:val="00C51447"/>
    <w:rsid w:val="00C82E5B"/>
    <w:rsid w:val="00CD51ED"/>
    <w:rsid w:val="00CE1FA8"/>
    <w:rsid w:val="00CF5473"/>
    <w:rsid w:val="00CF7922"/>
    <w:rsid w:val="00D00E17"/>
    <w:rsid w:val="00D20D4D"/>
    <w:rsid w:val="00D40141"/>
    <w:rsid w:val="00D45581"/>
    <w:rsid w:val="00D52C82"/>
    <w:rsid w:val="00D67993"/>
    <w:rsid w:val="00D8724A"/>
    <w:rsid w:val="00D97D84"/>
    <w:rsid w:val="00DB2B03"/>
    <w:rsid w:val="00DC7928"/>
    <w:rsid w:val="00DC7BFF"/>
    <w:rsid w:val="00DD50C8"/>
    <w:rsid w:val="00DD5E24"/>
    <w:rsid w:val="00DE6FEC"/>
    <w:rsid w:val="00E06056"/>
    <w:rsid w:val="00E53284"/>
    <w:rsid w:val="00E56174"/>
    <w:rsid w:val="00E6555E"/>
    <w:rsid w:val="00E706F7"/>
    <w:rsid w:val="00E9648C"/>
    <w:rsid w:val="00EA63AB"/>
    <w:rsid w:val="00EB6777"/>
    <w:rsid w:val="00ED10A8"/>
    <w:rsid w:val="00ED2791"/>
    <w:rsid w:val="00F062ED"/>
    <w:rsid w:val="00F121B4"/>
    <w:rsid w:val="00F12716"/>
    <w:rsid w:val="00F46A00"/>
    <w:rsid w:val="00F54B14"/>
    <w:rsid w:val="00F6033A"/>
    <w:rsid w:val="00F6485F"/>
    <w:rsid w:val="00F65EA2"/>
    <w:rsid w:val="00F677C8"/>
    <w:rsid w:val="00F81FB4"/>
    <w:rsid w:val="00F82E4A"/>
    <w:rsid w:val="00F85A58"/>
    <w:rsid w:val="00FC052B"/>
    <w:rsid w:val="00FC760B"/>
    <w:rsid w:val="00FE4AFB"/>
    <w:rsid w:val="00FF1DFD"/>
    <w:rsid w:val="00FF36ED"/>
    <w:rsid w:val="3D4BFCBB"/>
    <w:rsid w:val="4BE8B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25F87"/>
  <w15:chartTrackingRefBased/>
  <w15:docId w15:val="{CC690930-A2E3-403F-BD9C-D2BE27AB5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A54"/>
    <w:pPr>
      <w:spacing w:after="0" w:line="240" w:lineRule="auto"/>
    </w:pPr>
    <w:rPr>
      <w:rFonts w:ascii="Times New Roman" w:eastAsia="Times New Roman" w:hAnsi="Times New Roman" w:cs="Times New Roman"/>
      <w:kern w:val="0"/>
      <w:sz w:val="24"/>
      <w:szCs w:val="24"/>
      <w:lang w:val="en-ID" w:eastAsia="en-ID"/>
      <w14:ligatures w14:val="none"/>
    </w:rPr>
  </w:style>
  <w:style w:type="paragraph" w:styleId="Heading1">
    <w:name w:val="heading 1"/>
    <w:basedOn w:val="Normal"/>
    <w:next w:val="Normal"/>
    <w:link w:val="Heading1Char"/>
    <w:qFormat/>
    <w:rsid w:val="00043A54"/>
    <w:pPr>
      <w:keepNext/>
      <w:jc w:val="both"/>
      <w:outlineLvl w:val="0"/>
    </w:pPr>
    <w:rPr>
      <w:rFonts w:ascii="Arial" w:eastAsia="PMingLiU" w:hAnsi="Arial"/>
      <w:b/>
      <w:bCs/>
      <w:sz w:val="20"/>
      <w:szCs w:val="20"/>
      <w:lang w:val="x-none" w:eastAsia="x-none"/>
    </w:rPr>
  </w:style>
  <w:style w:type="paragraph" w:styleId="Heading2">
    <w:name w:val="heading 2"/>
    <w:basedOn w:val="Normal"/>
    <w:next w:val="Normal"/>
    <w:link w:val="Heading2Char"/>
    <w:uiPriority w:val="9"/>
    <w:unhideWhenUsed/>
    <w:qFormat/>
    <w:rsid w:val="00043A54"/>
    <w:pPr>
      <w:keepNext/>
      <w:outlineLvl w:val="1"/>
    </w:pPr>
    <w:rPr>
      <w:rFonts w:ascii="Franklin Gothic Medium" w:eastAsia="PMingLiU" w:hAnsi="Franklin Gothic Medium" w:cs="Arial"/>
      <w:b/>
      <w:bCs/>
      <w:sz w:val="22"/>
      <w:szCs w:val="22"/>
      <w:u w:val="single"/>
      <w:lang w:val="en-US" w:eastAsia="en-US"/>
    </w:rPr>
  </w:style>
  <w:style w:type="paragraph" w:styleId="Heading3">
    <w:name w:val="heading 3"/>
    <w:basedOn w:val="Normal"/>
    <w:next w:val="Normal"/>
    <w:link w:val="Heading3Char"/>
    <w:uiPriority w:val="9"/>
    <w:semiHidden/>
    <w:unhideWhenUsed/>
    <w:qFormat/>
    <w:rsid w:val="00043A54"/>
    <w:pPr>
      <w:keepNext/>
      <w:keepLines/>
      <w:spacing w:before="200"/>
      <w:outlineLvl w:val="2"/>
    </w:pPr>
    <w:rPr>
      <w:rFonts w:ascii="Cambria" w:hAnsi="Cambria"/>
      <w:b/>
      <w:b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43A54"/>
    <w:pPr>
      <w:spacing w:after="0" w:line="240" w:lineRule="auto"/>
    </w:pPr>
    <w:rPr>
      <w:kern w:val="0"/>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Answer,List Paragraph1"/>
    <w:basedOn w:val="Normal"/>
    <w:link w:val="ListParagraphChar"/>
    <w:qFormat/>
    <w:rsid w:val="00043A54"/>
    <w:pPr>
      <w:spacing w:after="160" w:line="259" w:lineRule="auto"/>
      <w:ind w:left="720"/>
      <w:contextualSpacing/>
    </w:pPr>
    <w:rPr>
      <w:rFonts w:asciiTheme="minorHAnsi" w:eastAsiaTheme="minorHAnsi" w:hAnsiTheme="minorHAnsi" w:cstheme="minorBidi"/>
      <w:sz w:val="22"/>
      <w:szCs w:val="22"/>
      <w:lang w:val="id-ID" w:eastAsia="en-US"/>
    </w:rPr>
  </w:style>
  <w:style w:type="character" w:customStyle="1" w:styleId="jlqj4b">
    <w:name w:val="jlqj4b"/>
    <w:basedOn w:val="DefaultParagraphFont"/>
    <w:rsid w:val="00043A54"/>
  </w:style>
  <w:style w:type="character" w:customStyle="1" w:styleId="ListParagraphChar">
    <w:name w:val="List Paragraph Char"/>
    <w:aliases w:val="Bullet Answer Char,List Paragraph1 Char"/>
    <w:link w:val="ListParagraph"/>
    <w:locked/>
    <w:rsid w:val="00043A54"/>
    <w:rPr>
      <w:kern w:val="0"/>
      <w:lang w:val="id-ID"/>
      <w14:ligatures w14:val="none"/>
    </w:rPr>
  </w:style>
  <w:style w:type="character" w:customStyle="1" w:styleId="uioutputtext">
    <w:name w:val="uioutputtext"/>
    <w:basedOn w:val="DefaultParagraphFont"/>
    <w:rsid w:val="00043A54"/>
  </w:style>
  <w:style w:type="character" w:customStyle="1" w:styleId="Heading1Char">
    <w:name w:val="Heading 1 Char"/>
    <w:basedOn w:val="DefaultParagraphFont"/>
    <w:link w:val="Heading1"/>
    <w:rsid w:val="00043A54"/>
    <w:rPr>
      <w:rFonts w:ascii="Arial" w:eastAsia="PMingLiU" w:hAnsi="Arial" w:cs="Times New Roman"/>
      <w:b/>
      <w:bCs/>
      <w:kern w:val="0"/>
      <w:sz w:val="20"/>
      <w:szCs w:val="20"/>
      <w:lang w:val="x-none" w:eastAsia="x-none"/>
      <w14:ligatures w14:val="none"/>
    </w:rPr>
  </w:style>
  <w:style w:type="character" w:customStyle="1" w:styleId="Heading2Char">
    <w:name w:val="Heading 2 Char"/>
    <w:basedOn w:val="DefaultParagraphFont"/>
    <w:link w:val="Heading2"/>
    <w:uiPriority w:val="9"/>
    <w:rsid w:val="00043A54"/>
    <w:rPr>
      <w:rFonts w:ascii="Franklin Gothic Medium" w:eastAsia="PMingLiU" w:hAnsi="Franklin Gothic Medium" w:cs="Arial"/>
      <w:b/>
      <w:bCs/>
      <w:kern w:val="0"/>
      <w:u w:val="single"/>
      <w14:ligatures w14:val="none"/>
    </w:rPr>
  </w:style>
  <w:style w:type="character" w:customStyle="1" w:styleId="Heading3Char">
    <w:name w:val="Heading 3 Char"/>
    <w:basedOn w:val="DefaultParagraphFont"/>
    <w:link w:val="Heading3"/>
    <w:uiPriority w:val="9"/>
    <w:semiHidden/>
    <w:rsid w:val="00043A54"/>
    <w:rPr>
      <w:rFonts w:ascii="Cambria" w:eastAsia="Times New Roman" w:hAnsi="Cambria" w:cs="Times New Roman"/>
      <w:b/>
      <w:bCs/>
      <w:color w:val="4F81BD"/>
      <w:kern w:val="0"/>
      <w:sz w:val="20"/>
      <w:szCs w:val="20"/>
      <w:lang w:val="x-none" w:eastAsia="x-none"/>
      <w14:ligatures w14:val="none"/>
    </w:rPr>
  </w:style>
  <w:style w:type="paragraph" w:styleId="BalloonText">
    <w:name w:val="Balloon Text"/>
    <w:basedOn w:val="Normal"/>
    <w:link w:val="BalloonTextChar"/>
    <w:uiPriority w:val="99"/>
    <w:semiHidden/>
    <w:unhideWhenUsed/>
    <w:rsid w:val="00043A54"/>
    <w:rPr>
      <w:rFonts w:ascii="Segoe UI" w:eastAsiaTheme="minorHAnsi" w:hAnsi="Segoe UI" w:cs="Segoe UI"/>
      <w:sz w:val="18"/>
      <w:szCs w:val="18"/>
      <w:lang w:val="id-ID" w:eastAsia="en-US"/>
    </w:rPr>
  </w:style>
  <w:style w:type="character" w:customStyle="1" w:styleId="BalloonTextChar">
    <w:name w:val="Balloon Text Char"/>
    <w:basedOn w:val="DefaultParagraphFont"/>
    <w:link w:val="BalloonText"/>
    <w:uiPriority w:val="99"/>
    <w:semiHidden/>
    <w:rsid w:val="00043A54"/>
    <w:rPr>
      <w:rFonts w:ascii="Segoe UI" w:hAnsi="Segoe UI" w:cs="Segoe UI"/>
      <w:kern w:val="0"/>
      <w:sz w:val="18"/>
      <w:szCs w:val="18"/>
      <w:lang w:val="id-ID"/>
      <w14:ligatures w14:val="none"/>
    </w:rPr>
  </w:style>
  <w:style w:type="paragraph" w:styleId="FootnoteText">
    <w:name w:val="footnote text"/>
    <w:basedOn w:val="Normal"/>
    <w:link w:val="FootnoteTextChar"/>
    <w:rsid w:val="00043A54"/>
    <w:rPr>
      <w:rFonts w:ascii="Arial" w:eastAsia="PMingLiU" w:hAnsi="Arial"/>
      <w:sz w:val="20"/>
      <w:szCs w:val="20"/>
      <w:lang w:val="x-none" w:eastAsia="x-none"/>
    </w:rPr>
  </w:style>
  <w:style w:type="character" w:customStyle="1" w:styleId="FootnoteTextChar">
    <w:name w:val="Footnote Text Char"/>
    <w:basedOn w:val="DefaultParagraphFont"/>
    <w:link w:val="FootnoteText"/>
    <w:rsid w:val="00043A54"/>
    <w:rPr>
      <w:rFonts w:ascii="Arial" w:eastAsia="PMingLiU" w:hAnsi="Arial" w:cs="Times New Roman"/>
      <w:kern w:val="0"/>
      <w:sz w:val="20"/>
      <w:szCs w:val="20"/>
      <w:lang w:val="x-none" w:eastAsia="x-none"/>
      <w14:ligatures w14:val="none"/>
    </w:rPr>
  </w:style>
  <w:style w:type="character" w:styleId="FootnoteReference">
    <w:name w:val="footnote reference"/>
    <w:rsid w:val="00043A54"/>
    <w:rPr>
      <w:vertAlign w:val="superscript"/>
    </w:rPr>
  </w:style>
  <w:style w:type="character" w:customStyle="1" w:styleId="st">
    <w:name w:val="st"/>
    <w:basedOn w:val="DefaultParagraphFont"/>
    <w:rsid w:val="00043A54"/>
  </w:style>
  <w:style w:type="character" w:styleId="Emphasis">
    <w:name w:val="Emphasis"/>
    <w:uiPriority w:val="20"/>
    <w:qFormat/>
    <w:rsid w:val="00043A54"/>
    <w:rPr>
      <w:i/>
      <w:iCs/>
    </w:rPr>
  </w:style>
  <w:style w:type="character" w:styleId="CommentReference">
    <w:name w:val="annotation reference"/>
    <w:basedOn w:val="DefaultParagraphFont"/>
    <w:unhideWhenUsed/>
    <w:rsid w:val="00043A54"/>
    <w:rPr>
      <w:sz w:val="16"/>
      <w:szCs w:val="16"/>
    </w:rPr>
  </w:style>
  <w:style w:type="paragraph" w:styleId="CommentText">
    <w:name w:val="annotation text"/>
    <w:basedOn w:val="Normal"/>
    <w:link w:val="CommentTextChar"/>
    <w:unhideWhenUsed/>
    <w:rsid w:val="00043A54"/>
    <w:pPr>
      <w:spacing w:after="160"/>
    </w:pPr>
    <w:rPr>
      <w:rFonts w:asciiTheme="minorHAnsi" w:eastAsiaTheme="minorHAnsi" w:hAnsiTheme="minorHAnsi" w:cstheme="minorBidi"/>
      <w:sz w:val="20"/>
      <w:szCs w:val="20"/>
      <w:lang w:val="id-ID" w:eastAsia="en-US"/>
    </w:rPr>
  </w:style>
  <w:style w:type="character" w:customStyle="1" w:styleId="CommentTextChar">
    <w:name w:val="Comment Text Char"/>
    <w:basedOn w:val="DefaultParagraphFont"/>
    <w:link w:val="CommentText"/>
    <w:rsid w:val="00043A54"/>
    <w:rPr>
      <w:kern w:val="0"/>
      <w:sz w:val="20"/>
      <w:szCs w:val="20"/>
      <w:lang w:val="id-ID"/>
      <w14:ligatures w14:val="none"/>
    </w:rPr>
  </w:style>
  <w:style w:type="paragraph" w:styleId="CommentSubject">
    <w:name w:val="annotation subject"/>
    <w:basedOn w:val="CommentText"/>
    <w:next w:val="CommentText"/>
    <w:link w:val="CommentSubjectChar"/>
    <w:uiPriority w:val="99"/>
    <w:semiHidden/>
    <w:unhideWhenUsed/>
    <w:rsid w:val="00043A54"/>
    <w:rPr>
      <w:b/>
      <w:bCs/>
    </w:rPr>
  </w:style>
  <w:style w:type="character" w:customStyle="1" w:styleId="CommentSubjectChar">
    <w:name w:val="Comment Subject Char"/>
    <w:basedOn w:val="CommentTextChar"/>
    <w:link w:val="CommentSubject"/>
    <w:uiPriority w:val="99"/>
    <w:semiHidden/>
    <w:rsid w:val="00043A54"/>
    <w:rPr>
      <w:b/>
      <w:bCs/>
      <w:kern w:val="0"/>
      <w:sz w:val="20"/>
      <w:szCs w:val="20"/>
      <w:lang w:val="id-ID"/>
      <w14:ligatures w14:val="none"/>
    </w:rPr>
  </w:style>
  <w:style w:type="paragraph" w:customStyle="1" w:styleId="Standard">
    <w:name w:val="Standard"/>
    <w:rsid w:val="00043A54"/>
    <w:pPr>
      <w:suppressAutoHyphens/>
      <w:autoSpaceDN w:val="0"/>
      <w:spacing w:line="240" w:lineRule="auto"/>
      <w:textAlignment w:val="baseline"/>
    </w:pPr>
    <w:rPr>
      <w:rFonts w:ascii="Calibri" w:eastAsia="Calibri" w:hAnsi="Calibri" w:cs="Calibri"/>
      <w:kern w:val="0"/>
      <w:lang w:eastAsia="zh-CN" w:bidi="hi-IN"/>
      <w14:ligatures w14:val="none"/>
    </w:rPr>
  </w:style>
  <w:style w:type="numbering" w:customStyle="1" w:styleId="WWNum43">
    <w:name w:val="WWNum43"/>
    <w:basedOn w:val="NoList"/>
    <w:rsid w:val="00043A54"/>
    <w:pPr>
      <w:numPr>
        <w:numId w:val="37"/>
      </w:numPr>
    </w:pPr>
  </w:style>
  <w:style w:type="numbering" w:customStyle="1" w:styleId="WWNum34">
    <w:name w:val="WWNum34"/>
    <w:basedOn w:val="NoList"/>
    <w:rsid w:val="00043A54"/>
    <w:pPr>
      <w:numPr>
        <w:numId w:val="38"/>
      </w:numPr>
    </w:pPr>
  </w:style>
  <w:style w:type="paragraph" w:styleId="Revision">
    <w:name w:val="Revision"/>
    <w:hidden/>
    <w:uiPriority w:val="99"/>
    <w:semiHidden/>
    <w:rsid w:val="00043A54"/>
    <w:pPr>
      <w:spacing w:after="0" w:line="240" w:lineRule="auto"/>
    </w:pPr>
    <w:rPr>
      <w:kern w:val="0"/>
      <w:lang w:val="id-ID"/>
      <w14:ligatures w14:val="none"/>
    </w:rPr>
  </w:style>
  <w:style w:type="character" w:styleId="Mention">
    <w:name w:val="Mention"/>
    <w:basedOn w:val="DefaultParagraphFont"/>
    <w:uiPriority w:val="99"/>
    <w:unhideWhenUsed/>
    <w:rsid w:val="00043A54"/>
    <w:rPr>
      <w:color w:val="2B579A"/>
      <w:shd w:val="clear" w:color="auto" w:fill="E1DFDD"/>
    </w:rPr>
  </w:style>
  <w:style w:type="table" w:customStyle="1" w:styleId="TableGrid1">
    <w:name w:val="Table Grid1"/>
    <w:basedOn w:val="TableNormal"/>
    <w:next w:val="TableGrid"/>
    <w:uiPriority w:val="59"/>
    <w:rsid w:val="00043A54"/>
    <w:pPr>
      <w:spacing w:after="0" w:line="240" w:lineRule="auto"/>
    </w:pPr>
    <w:rPr>
      <w:rFonts w:ascii="Calibri" w:eastAsia="Calibri" w:hAnsi="Calibri" w:cs="Times New Roman"/>
      <w:kern w:val="0"/>
      <w:sz w:val="20"/>
      <w:szCs w:val="20"/>
      <w:lang w:val="en-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43A54"/>
    <w:pPr>
      <w:jc w:val="both"/>
    </w:pPr>
    <w:rPr>
      <w:rFonts w:ascii="Arial" w:eastAsia="PMingLiU" w:hAnsi="Arial"/>
      <w:sz w:val="20"/>
      <w:szCs w:val="20"/>
      <w:lang w:val="x-none" w:eastAsia="x-none"/>
    </w:rPr>
  </w:style>
  <w:style w:type="character" w:customStyle="1" w:styleId="BodyTextChar">
    <w:name w:val="Body Text Char"/>
    <w:basedOn w:val="DefaultParagraphFont"/>
    <w:link w:val="BodyText"/>
    <w:rsid w:val="00043A54"/>
    <w:rPr>
      <w:rFonts w:ascii="Arial" w:eastAsia="PMingLiU" w:hAnsi="Arial" w:cs="Times New Roman"/>
      <w:kern w:val="0"/>
      <w:sz w:val="20"/>
      <w:szCs w:val="20"/>
      <w:lang w:val="x-none" w:eastAsia="x-none"/>
      <w14:ligatures w14:val="none"/>
    </w:rPr>
  </w:style>
  <w:style w:type="character" w:styleId="Hyperlink">
    <w:name w:val="Hyperlink"/>
    <w:uiPriority w:val="99"/>
    <w:rsid w:val="00043A54"/>
    <w:rPr>
      <w:color w:val="0000FF"/>
      <w:u w:val="single"/>
    </w:rPr>
  </w:style>
  <w:style w:type="paragraph" w:styleId="BodyTextIndent">
    <w:name w:val="Body Text Indent"/>
    <w:basedOn w:val="Normal"/>
    <w:link w:val="BodyTextIndentChar"/>
    <w:rsid w:val="00043A54"/>
    <w:pPr>
      <w:spacing w:after="120"/>
      <w:ind w:left="360"/>
    </w:pPr>
    <w:rPr>
      <w:rFonts w:ascii="Arial" w:eastAsia="PMingLiU" w:hAnsi="Arial"/>
      <w:sz w:val="20"/>
      <w:szCs w:val="20"/>
      <w:lang w:val="x-none" w:eastAsia="x-none"/>
    </w:rPr>
  </w:style>
  <w:style w:type="character" w:customStyle="1" w:styleId="BodyTextIndentChar">
    <w:name w:val="Body Text Indent Char"/>
    <w:basedOn w:val="DefaultParagraphFont"/>
    <w:link w:val="BodyTextIndent"/>
    <w:rsid w:val="00043A54"/>
    <w:rPr>
      <w:rFonts w:ascii="Arial" w:eastAsia="PMingLiU" w:hAnsi="Arial" w:cs="Times New Roman"/>
      <w:kern w:val="0"/>
      <w:sz w:val="20"/>
      <w:szCs w:val="20"/>
      <w:lang w:val="x-none" w:eastAsia="x-none"/>
      <w14:ligatures w14:val="none"/>
    </w:rPr>
  </w:style>
  <w:style w:type="paragraph" w:styleId="NoSpacing">
    <w:name w:val="No Spacing"/>
    <w:link w:val="NoSpacingChar"/>
    <w:uiPriority w:val="1"/>
    <w:qFormat/>
    <w:rsid w:val="00043A54"/>
    <w:pPr>
      <w:spacing w:after="0" w:line="240" w:lineRule="auto"/>
    </w:pPr>
    <w:rPr>
      <w:rFonts w:ascii="Arial" w:eastAsia="PMingLiU" w:hAnsi="Arial" w:cs="Arial"/>
      <w:kern w:val="0"/>
      <w14:ligatures w14:val="none"/>
    </w:rPr>
  </w:style>
  <w:style w:type="character" w:customStyle="1" w:styleId="NoSpacingChar">
    <w:name w:val="No Spacing Char"/>
    <w:link w:val="NoSpacing"/>
    <w:uiPriority w:val="1"/>
    <w:rsid w:val="00043A54"/>
    <w:rPr>
      <w:rFonts w:ascii="Arial" w:eastAsia="PMingLiU" w:hAnsi="Arial" w:cs="Arial"/>
      <w:kern w:val="0"/>
      <w14:ligatures w14:val="none"/>
    </w:rPr>
  </w:style>
  <w:style w:type="paragraph" w:styleId="Header">
    <w:name w:val="header"/>
    <w:basedOn w:val="Normal"/>
    <w:link w:val="HeaderChar"/>
    <w:uiPriority w:val="99"/>
    <w:unhideWhenUsed/>
    <w:rsid w:val="00043A54"/>
    <w:pPr>
      <w:tabs>
        <w:tab w:val="center" w:pos="4680"/>
        <w:tab w:val="right" w:pos="9360"/>
      </w:tabs>
    </w:pPr>
    <w:rPr>
      <w:rFonts w:ascii="Arial" w:eastAsia="PMingLiU" w:hAnsi="Arial"/>
      <w:sz w:val="20"/>
      <w:szCs w:val="20"/>
      <w:lang w:val="x-none" w:eastAsia="x-none"/>
    </w:rPr>
  </w:style>
  <w:style w:type="character" w:customStyle="1" w:styleId="HeaderChar">
    <w:name w:val="Header Char"/>
    <w:basedOn w:val="DefaultParagraphFont"/>
    <w:link w:val="Header"/>
    <w:uiPriority w:val="99"/>
    <w:rsid w:val="00043A54"/>
    <w:rPr>
      <w:rFonts w:ascii="Arial" w:eastAsia="PMingLiU" w:hAnsi="Arial" w:cs="Times New Roman"/>
      <w:kern w:val="0"/>
      <w:sz w:val="20"/>
      <w:szCs w:val="20"/>
      <w:lang w:val="x-none" w:eastAsia="x-none"/>
      <w14:ligatures w14:val="none"/>
    </w:rPr>
  </w:style>
  <w:style w:type="paragraph" w:styleId="Footer">
    <w:name w:val="footer"/>
    <w:basedOn w:val="Normal"/>
    <w:link w:val="FooterChar"/>
    <w:uiPriority w:val="99"/>
    <w:unhideWhenUsed/>
    <w:rsid w:val="00043A54"/>
    <w:pPr>
      <w:tabs>
        <w:tab w:val="center" w:pos="4680"/>
        <w:tab w:val="right" w:pos="9360"/>
      </w:tabs>
    </w:pPr>
    <w:rPr>
      <w:rFonts w:ascii="Arial" w:eastAsia="PMingLiU" w:hAnsi="Arial"/>
      <w:sz w:val="20"/>
      <w:szCs w:val="20"/>
      <w:lang w:val="x-none" w:eastAsia="x-none"/>
    </w:rPr>
  </w:style>
  <w:style w:type="character" w:customStyle="1" w:styleId="FooterChar">
    <w:name w:val="Footer Char"/>
    <w:basedOn w:val="DefaultParagraphFont"/>
    <w:link w:val="Footer"/>
    <w:uiPriority w:val="99"/>
    <w:rsid w:val="00043A54"/>
    <w:rPr>
      <w:rFonts w:ascii="Arial" w:eastAsia="PMingLiU" w:hAnsi="Arial" w:cs="Times New Roman"/>
      <w:kern w:val="0"/>
      <w:sz w:val="20"/>
      <w:szCs w:val="20"/>
      <w:lang w:val="x-none" w:eastAsia="x-none"/>
      <w14:ligatures w14:val="none"/>
    </w:rPr>
  </w:style>
  <w:style w:type="paragraph" w:customStyle="1" w:styleId="Default">
    <w:name w:val="Default"/>
    <w:rsid w:val="00043A54"/>
    <w:pPr>
      <w:autoSpaceDE w:val="0"/>
      <w:autoSpaceDN w:val="0"/>
      <w:adjustRightInd w:val="0"/>
      <w:spacing w:after="0" w:line="240" w:lineRule="auto"/>
    </w:pPr>
    <w:rPr>
      <w:rFonts w:ascii="Arial" w:eastAsia="Calibri" w:hAnsi="Arial" w:cs="Arial"/>
      <w:color w:val="000000"/>
      <w:kern w:val="0"/>
      <w:sz w:val="24"/>
      <w:szCs w:val="24"/>
      <w14:ligatures w14:val="none"/>
    </w:rPr>
  </w:style>
  <w:style w:type="paragraph" w:customStyle="1" w:styleId="TableParagraph">
    <w:name w:val="Table Paragraph"/>
    <w:basedOn w:val="Normal"/>
    <w:uiPriority w:val="1"/>
    <w:qFormat/>
    <w:rsid w:val="00043A54"/>
    <w:pPr>
      <w:widowControl w:val="0"/>
      <w:autoSpaceDE w:val="0"/>
      <w:autoSpaceDN w:val="0"/>
    </w:pPr>
    <w:rPr>
      <w:rFonts w:ascii="Trebuchet MS" w:eastAsia="Trebuchet MS" w:hAnsi="Trebuchet MS" w:cs="Trebuchet MS"/>
      <w:sz w:val="22"/>
      <w:szCs w:val="22"/>
      <w:lang w:val="en-US" w:eastAsia="en-US"/>
    </w:rPr>
  </w:style>
  <w:style w:type="character" w:styleId="UnresolvedMention">
    <w:name w:val="Unresolved Mention"/>
    <w:uiPriority w:val="99"/>
    <w:semiHidden/>
    <w:unhideWhenUsed/>
    <w:rsid w:val="00043A54"/>
    <w:rPr>
      <w:color w:val="808080"/>
      <w:shd w:val="clear" w:color="auto" w:fill="E6E6E6"/>
    </w:rPr>
  </w:style>
  <w:style w:type="paragraph" w:styleId="NormalWeb">
    <w:name w:val="Normal (Web)"/>
    <w:basedOn w:val="Normal"/>
    <w:uiPriority w:val="99"/>
    <w:unhideWhenUsed/>
    <w:rsid w:val="00043A54"/>
    <w:rPr>
      <w:rFonts w:ascii="Calibri" w:eastAsia="Calibri" w:hAnsi="Calibri" w:cs="Calibri"/>
      <w:sz w:val="22"/>
      <w:szCs w:val="22"/>
      <w:lang w:val="en-US" w:eastAsia="en-US"/>
    </w:rPr>
  </w:style>
  <w:style w:type="paragraph" w:styleId="BodyText2">
    <w:name w:val="Body Text 2"/>
    <w:basedOn w:val="Normal"/>
    <w:link w:val="BodyText2Char"/>
    <w:uiPriority w:val="99"/>
    <w:semiHidden/>
    <w:unhideWhenUsed/>
    <w:rsid w:val="00043A54"/>
    <w:pPr>
      <w:spacing w:after="120" w:line="480" w:lineRule="auto"/>
      <w:jc w:val="both"/>
    </w:pPr>
    <w:rPr>
      <w:rFonts w:ascii="Arial" w:eastAsia="PMingLiU" w:hAnsi="Arial"/>
      <w:sz w:val="20"/>
      <w:szCs w:val="20"/>
      <w:lang w:val="x-none" w:eastAsia="x-none"/>
    </w:rPr>
  </w:style>
  <w:style w:type="character" w:customStyle="1" w:styleId="BodyText2Char">
    <w:name w:val="Body Text 2 Char"/>
    <w:basedOn w:val="DefaultParagraphFont"/>
    <w:link w:val="BodyText2"/>
    <w:uiPriority w:val="99"/>
    <w:semiHidden/>
    <w:rsid w:val="00043A54"/>
    <w:rPr>
      <w:rFonts w:ascii="Arial" w:eastAsia="PMingLiU" w:hAnsi="Arial" w:cs="Times New Roman"/>
      <w:kern w:val="0"/>
      <w:sz w:val="20"/>
      <w:szCs w:val="20"/>
      <w:lang w:val="x-none" w:eastAsia="x-none"/>
      <w14:ligatures w14:val="none"/>
    </w:rPr>
  </w:style>
  <w:style w:type="paragraph" w:styleId="BlockText">
    <w:name w:val="Block Text"/>
    <w:basedOn w:val="Normal"/>
    <w:uiPriority w:val="99"/>
    <w:unhideWhenUsed/>
    <w:rsid w:val="00043A54"/>
    <w:pPr>
      <w:ind w:left="1080" w:right="6" w:hanging="540"/>
      <w:jc w:val="both"/>
    </w:pPr>
    <w:rPr>
      <w:rFonts w:ascii="Franklin Gothic Medium" w:eastAsia="PMingLiU" w:hAnsi="Franklin Gothic Medium" w:cs="Arial"/>
      <w:sz w:val="22"/>
      <w:szCs w:val="22"/>
      <w:lang w:val="fr-FR" w:eastAsia="en-US"/>
    </w:rPr>
  </w:style>
  <w:style w:type="character" w:customStyle="1" w:styleId="FooterChar1">
    <w:name w:val="Footer Char1"/>
    <w:uiPriority w:val="99"/>
    <w:semiHidden/>
    <w:rsid w:val="00043A54"/>
    <w:rPr>
      <w:rFonts w:ascii="Arial" w:eastAsia="PMingLiU" w:hAnsi="Arial" w:cs="Arial"/>
      <w:lang w:val="en-US"/>
    </w:rPr>
  </w:style>
  <w:style w:type="character" w:customStyle="1" w:styleId="HeaderChar1">
    <w:name w:val="Header Char1"/>
    <w:uiPriority w:val="99"/>
    <w:semiHidden/>
    <w:rsid w:val="00043A54"/>
    <w:rPr>
      <w:rFonts w:ascii="Arial" w:eastAsia="PMingLiU" w:hAnsi="Arial" w:cs="Arial"/>
      <w:lang w:val="en-US"/>
    </w:rPr>
  </w:style>
  <w:style w:type="paragraph" w:customStyle="1" w:styleId="tableparagraph0">
    <w:name w:val="tableparagraph"/>
    <w:basedOn w:val="Normal"/>
    <w:rsid w:val="00043A54"/>
    <w:pPr>
      <w:spacing w:before="100" w:beforeAutospacing="1" w:after="100" w:afterAutospacing="1"/>
    </w:pPr>
    <w:rPr>
      <w:lang w:val="en-AU" w:eastAsia="en-AU"/>
    </w:rPr>
  </w:style>
  <w:style w:type="character" w:styleId="FollowedHyperlink">
    <w:name w:val="FollowedHyperlink"/>
    <w:uiPriority w:val="99"/>
    <w:semiHidden/>
    <w:unhideWhenUsed/>
    <w:rsid w:val="00043A54"/>
    <w:rPr>
      <w:color w:val="954F72"/>
      <w:u w:val="single"/>
    </w:rPr>
  </w:style>
  <w:style w:type="paragraph" w:customStyle="1" w:styleId="msonormal0">
    <w:name w:val="msonormal"/>
    <w:basedOn w:val="Normal"/>
    <w:rsid w:val="00043A54"/>
    <w:pPr>
      <w:spacing w:before="100" w:beforeAutospacing="1" w:after="100" w:afterAutospacing="1"/>
    </w:pPr>
    <w:rPr>
      <w:lang w:val="en-GB" w:eastAsia="en-GB"/>
    </w:rPr>
  </w:style>
  <w:style w:type="paragraph" w:customStyle="1" w:styleId="font5">
    <w:name w:val="font5"/>
    <w:basedOn w:val="Normal"/>
    <w:rsid w:val="00043A54"/>
    <w:pPr>
      <w:spacing w:before="100" w:beforeAutospacing="1" w:after="100" w:afterAutospacing="1"/>
    </w:pPr>
    <w:rPr>
      <w:rFonts w:ascii="Arial Narrow" w:hAnsi="Arial Narrow"/>
      <w:color w:val="000000"/>
      <w:sz w:val="18"/>
      <w:szCs w:val="18"/>
      <w:lang w:val="en-GB" w:eastAsia="en-GB"/>
    </w:rPr>
  </w:style>
  <w:style w:type="paragraph" w:customStyle="1" w:styleId="font6">
    <w:name w:val="font6"/>
    <w:basedOn w:val="Normal"/>
    <w:rsid w:val="00043A54"/>
    <w:pPr>
      <w:spacing w:before="100" w:beforeAutospacing="1" w:after="100" w:afterAutospacing="1"/>
    </w:pPr>
    <w:rPr>
      <w:rFonts w:ascii="Arial Narrow" w:hAnsi="Arial Narrow"/>
      <w:color w:val="333333"/>
      <w:sz w:val="18"/>
      <w:szCs w:val="18"/>
      <w:lang w:val="en-GB" w:eastAsia="en-GB"/>
    </w:rPr>
  </w:style>
  <w:style w:type="paragraph" w:customStyle="1" w:styleId="font7">
    <w:name w:val="font7"/>
    <w:basedOn w:val="Normal"/>
    <w:rsid w:val="00043A54"/>
    <w:pPr>
      <w:spacing w:before="100" w:beforeAutospacing="1" w:after="100" w:afterAutospacing="1"/>
    </w:pPr>
    <w:rPr>
      <w:rFonts w:ascii="Arial Narrow" w:hAnsi="Arial Narrow"/>
      <w:color w:val="000000"/>
      <w:sz w:val="18"/>
      <w:szCs w:val="18"/>
      <w:u w:val="single"/>
      <w:lang w:val="en-GB" w:eastAsia="en-GB"/>
    </w:rPr>
  </w:style>
  <w:style w:type="paragraph" w:customStyle="1" w:styleId="xl63">
    <w:name w:val="xl63"/>
    <w:basedOn w:val="Normal"/>
    <w:rsid w:val="00043A54"/>
    <w:pPr>
      <w:spacing w:before="100" w:beforeAutospacing="1" w:after="100" w:afterAutospacing="1"/>
    </w:pPr>
    <w:rPr>
      <w:rFonts w:ascii="Arial Narrow" w:hAnsi="Arial Narrow"/>
      <w:sz w:val="18"/>
      <w:szCs w:val="18"/>
      <w:lang w:val="en-GB" w:eastAsia="en-GB"/>
    </w:rPr>
  </w:style>
  <w:style w:type="paragraph" w:customStyle="1" w:styleId="xl64">
    <w:name w:val="xl64"/>
    <w:basedOn w:val="Normal"/>
    <w:rsid w:val="00043A54"/>
    <w:pPr>
      <w:spacing w:before="100" w:beforeAutospacing="1" w:after="100" w:afterAutospacing="1"/>
    </w:pPr>
    <w:rPr>
      <w:rFonts w:ascii="Arial Narrow" w:hAnsi="Arial Narrow"/>
      <w:sz w:val="18"/>
      <w:szCs w:val="18"/>
      <w:lang w:val="en-GB" w:eastAsia="en-GB"/>
    </w:rPr>
  </w:style>
  <w:style w:type="paragraph" w:customStyle="1" w:styleId="xl65">
    <w:name w:val="xl65"/>
    <w:basedOn w:val="Normal"/>
    <w:rsid w:val="00043A54"/>
    <w:pPr>
      <w:spacing w:before="100" w:beforeAutospacing="1" w:after="100" w:afterAutospacing="1"/>
      <w:jc w:val="center"/>
    </w:pPr>
    <w:rPr>
      <w:rFonts w:ascii="Arial Narrow" w:hAnsi="Arial Narrow"/>
      <w:sz w:val="18"/>
      <w:szCs w:val="18"/>
      <w:lang w:val="en-GB" w:eastAsia="en-GB"/>
    </w:rPr>
  </w:style>
  <w:style w:type="paragraph" w:customStyle="1" w:styleId="xl66">
    <w:name w:val="xl66"/>
    <w:basedOn w:val="Normal"/>
    <w:rsid w:val="00043A54"/>
    <w:pPr>
      <w:spacing w:before="100" w:beforeAutospacing="1" w:after="100" w:afterAutospacing="1"/>
    </w:pPr>
    <w:rPr>
      <w:rFonts w:ascii="Arial Narrow" w:hAnsi="Arial Narrow"/>
      <w:sz w:val="18"/>
      <w:szCs w:val="18"/>
      <w:lang w:val="en-GB" w:eastAsia="en-GB"/>
    </w:rPr>
  </w:style>
  <w:style w:type="paragraph" w:customStyle="1" w:styleId="xl67">
    <w:name w:val="xl67"/>
    <w:basedOn w:val="Normal"/>
    <w:rsid w:val="00043A54"/>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Arial Narrow" w:hAnsi="Arial Narrow"/>
      <w:color w:val="000000"/>
      <w:sz w:val="18"/>
      <w:szCs w:val="18"/>
      <w:lang w:val="en-GB" w:eastAsia="en-GB"/>
    </w:rPr>
  </w:style>
  <w:style w:type="paragraph" w:customStyle="1" w:styleId="xl68">
    <w:name w:val="xl68"/>
    <w:basedOn w:val="Normal"/>
    <w:rsid w:val="00043A54"/>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Arial Narrow" w:hAnsi="Arial Narrow"/>
      <w:color w:val="000000"/>
      <w:sz w:val="18"/>
      <w:szCs w:val="18"/>
      <w:lang w:val="en-GB" w:eastAsia="en-GB"/>
    </w:rPr>
  </w:style>
  <w:style w:type="paragraph" w:customStyle="1" w:styleId="xl69">
    <w:name w:val="xl69"/>
    <w:basedOn w:val="Normal"/>
    <w:rsid w:val="00043A54"/>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Arial Narrow" w:hAnsi="Arial Narrow"/>
      <w:color w:val="000000"/>
      <w:sz w:val="18"/>
      <w:szCs w:val="18"/>
      <w:lang w:val="en-GB" w:eastAsia="en-GB"/>
    </w:rPr>
  </w:style>
  <w:style w:type="paragraph" w:customStyle="1" w:styleId="xl70">
    <w:name w:val="xl70"/>
    <w:basedOn w:val="Normal"/>
    <w:rsid w:val="00043A54"/>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Narrow" w:hAnsi="Arial Narrow"/>
      <w:sz w:val="18"/>
      <w:szCs w:val="18"/>
      <w:lang w:val="en-GB" w:eastAsia="en-GB"/>
    </w:rPr>
  </w:style>
  <w:style w:type="paragraph" w:customStyle="1" w:styleId="xl71">
    <w:name w:val="xl71"/>
    <w:basedOn w:val="Normal"/>
    <w:rsid w:val="00043A54"/>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Arial Narrow" w:hAnsi="Arial Narrow"/>
      <w:sz w:val="18"/>
      <w:szCs w:val="18"/>
      <w:lang w:val="en-GB" w:eastAsia="en-GB"/>
    </w:rPr>
  </w:style>
  <w:style w:type="paragraph" w:customStyle="1" w:styleId="xl72">
    <w:name w:val="xl72"/>
    <w:basedOn w:val="Normal"/>
    <w:rsid w:val="00043A54"/>
    <w:pPr>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center"/>
    </w:pPr>
    <w:rPr>
      <w:rFonts w:ascii="Arial Narrow" w:hAnsi="Arial Narrow"/>
      <w:color w:val="000000"/>
      <w:sz w:val="18"/>
      <w:szCs w:val="18"/>
      <w:lang w:val="en-GB" w:eastAsia="en-GB"/>
    </w:rPr>
  </w:style>
  <w:style w:type="paragraph" w:customStyle="1" w:styleId="xl73">
    <w:name w:val="xl73"/>
    <w:basedOn w:val="Normal"/>
    <w:rsid w:val="00043A54"/>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Arial Narrow" w:hAnsi="Arial Narrow"/>
      <w:b/>
      <w:bCs/>
      <w:color w:val="000000"/>
      <w:sz w:val="18"/>
      <w:szCs w:val="18"/>
      <w:lang w:val="en-GB" w:eastAsia="en-GB"/>
    </w:rPr>
  </w:style>
  <w:style w:type="paragraph" w:customStyle="1" w:styleId="xl74">
    <w:name w:val="xl74"/>
    <w:basedOn w:val="Normal"/>
    <w:rsid w:val="00043A54"/>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Arial Narrow" w:hAnsi="Arial Narrow"/>
      <w:b/>
      <w:bCs/>
      <w:color w:val="000000"/>
      <w:sz w:val="18"/>
      <w:szCs w:val="18"/>
      <w:lang w:val="en-GB" w:eastAsia="en-GB"/>
    </w:rPr>
  </w:style>
  <w:style w:type="paragraph" w:customStyle="1" w:styleId="xl75">
    <w:name w:val="xl75"/>
    <w:basedOn w:val="Normal"/>
    <w:rsid w:val="00043A54"/>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Arial Narrow" w:hAnsi="Arial Narrow"/>
      <w:b/>
      <w:bCs/>
      <w:color w:val="000000"/>
      <w:sz w:val="18"/>
      <w:szCs w:val="18"/>
      <w:lang w:val="en-GB" w:eastAsia="en-GB"/>
    </w:rPr>
  </w:style>
  <w:style w:type="paragraph" w:customStyle="1" w:styleId="xl76">
    <w:name w:val="xl76"/>
    <w:basedOn w:val="Normal"/>
    <w:rsid w:val="00043A54"/>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Arial Narrow" w:hAnsi="Arial Narrow"/>
      <w:color w:val="000000"/>
      <w:sz w:val="18"/>
      <w:szCs w:val="18"/>
      <w:u w:val="single"/>
      <w:lang w:val="en-GB" w:eastAsia="en-GB"/>
    </w:rPr>
  </w:style>
  <w:style w:type="paragraph" w:customStyle="1" w:styleId="xl77">
    <w:name w:val="xl77"/>
    <w:basedOn w:val="Normal"/>
    <w:rsid w:val="00043A54"/>
    <w:pPr>
      <w:pBdr>
        <w:left w:val="single" w:sz="4" w:space="0" w:color="000000"/>
        <w:bottom w:val="single" w:sz="4" w:space="0" w:color="000000"/>
        <w:right w:val="single" w:sz="4" w:space="0" w:color="000000"/>
      </w:pBdr>
      <w:spacing w:before="100" w:beforeAutospacing="1" w:after="100" w:afterAutospacing="1"/>
      <w:jc w:val="center"/>
      <w:textAlignment w:val="center"/>
    </w:pPr>
    <w:rPr>
      <w:rFonts w:ascii="Franklin Gothic Medium" w:hAnsi="Franklin Gothic Medium"/>
      <w:color w:val="000000"/>
      <w:sz w:val="18"/>
      <w:szCs w:val="18"/>
      <w:lang w:val="en-GB" w:eastAsia="en-GB"/>
    </w:rPr>
  </w:style>
  <w:style w:type="paragraph" w:customStyle="1" w:styleId="xl78">
    <w:name w:val="xl78"/>
    <w:basedOn w:val="Normal"/>
    <w:rsid w:val="00043A54"/>
    <w:pPr>
      <w:pBdr>
        <w:left w:val="single" w:sz="4" w:space="0" w:color="000000"/>
        <w:bottom w:val="single" w:sz="4" w:space="0" w:color="000000"/>
        <w:right w:val="single" w:sz="4" w:space="0" w:color="000000"/>
      </w:pBdr>
      <w:spacing w:before="100" w:beforeAutospacing="1" w:after="100" w:afterAutospacing="1"/>
      <w:textAlignment w:val="center"/>
    </w:pPr>
    <w:rPr>
      <w:rFonts w:ascii="Franklin Gothic Medium" w:hAnsi="Franklin Gothic Medium"/>
      <w:color w:val="000000"/>
      <w:sz w:val="18"/>
      <w:szCs w:val="18"/>
      <w:lang w:val="en-GB" w:eastAsia="en-GB"/>
    </w:rPr>
  </w:style>
  <w:style w:type="paragraph" w:customStyle="1" w:styleId="xl79">
    <w:name w:val="xl79"/>
    <w:basedOn w:val="Normal"/>
    <w:rsid w:val="00043A54"/>
    <w:pPr>
      <w:pBdr>
        <w:left w:val="single" w:sz="4" w:space="0" w:color="000000"/>
        <w:bottom w:val="single" w:sz="4" w:space="0" w:color="000000"/>
        <w:right w:val="single" w:sz="4" w:space="0" w:color="000000"/>
      </w:pBdr>
      <w:spacing w:before="100" w:beforeAutospacing="1" w:after="100" w:afterAutospacing="1"/>
      <w:textAlignment w:val="center"/>
    </w:pPr>
    <w:rPr>
      <w:rFonts w:ascii="Franklin Gothic Medium" w:hAnsi="Franklin Gothic Medium"/>
      <w:sz w:val="18"/>
      <w:szCs w:val="18"/>
      <w:lang w:val="en-GB" w:eastAsia="en-GB"/>
    </w:rPr>
  </w:style>
  <w:style w:type="paragraph" w:customStyle="1" w:styleId="xl80">
    <w:name w:val="xl80"/>
    <w:basedOn w:val="Normal"/>
    <w:rsid w:val="00043A54"/>
    <w:pPr>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center"/>
    </w:pPr>
    <w:rPr>
      <w:rFonts w:ascii="Franklin Gothic Medium" w:hAnsi="Franklin Gothic Medium"/>
      <w:color w:val="000000"/>
      <w:sz w:val="18"/>
      <w:szCs w:val="18"/>
      <w:lang w:val="en-GB" w:eastAsia="en-GB"/>
    </w:rPr>
  </w:style>
  <w:style w:type="paragraph" w:customStyle="1" w:styleId="xl81">
    <w:name w:val="xl81"/>
    <w:basedOn w:val="Normal"/>
    <w:rsid w:val="00043A54"/>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Franklin Gothic Medium" w:hAnsi="Franklin Gothic Medium"/>
      <w:color w:val="000000"/>
      <w:sz w:val="18"/>
      <w:szCs w:val="18"/>
      <w:lang w:val="en-GB" w:eastAsia="en-GB"/>
    </w:rPr>
  </w:style>
  <w:style w:type="paragraph" w:customStyle="1" w:styleId="xl82">
    <w:name w:val="xl82"/>
    <w:basedOn w:val="Normal"/>
    <w:rsid w:val="00043A54"/>
    <w:pPr>
      <w:spacing w:before="100" w:beforeAutospacing="1" w:after="100" w:afterAutospacing="1"/>
      <w:jc w:val="center"/>
      <w:textAlignment w:val="center"/>
    </w:pPr>
    <w:rPr>
      <w:rFonts w:ascii="Franklin Gothic Medium" w:hAnsi="Franklin Gothic Medium"/>
      <w:sz w:val="18"/>
      <w:szCs w:val="18"/>
      <w:lang w:val="en-GB" w:eastAsia="en-GB"/>
    </w:rPr>
  </w:style>
  <w:style w:type="paragraph" w:customStyle="1" w:styleId="xl83">
    <w:name w:val="xl83"/>
    <w:basedOn w:val="Normal"/>
    <w:rsid w:val="00043A54"/>
    <w:pPr>
      <w:spacing w:before="100" w:beforeAutospacing="1" w:after="100" w:afterAutospacing="1"/>
      <w:textAlignment w:val="center"/>
    </w:pPr>
    <w:rPr>
      <w:rFonts w:ascii="Franklin Gothic Medium" w:hAnsi="Franklin Gothic Medium"/>
      <w:sz w:val="18"/>
      <w:szCs w:val="18"/>
      <w:lang w:val="en-GB" w:eastAsia="en-GB"/>
    </w:rPr>
  </w:style>
  <w:style w:type="paragraph" w:customStyle="1" w:styleId="xl84">
    <w:name w:val="xl84"/>
    <w:basedOn w:val="Normal"/>
    <w:rsid w:val="00043A54"/>
    <w:pPr>
      <w:spacing w:before="100" w:beforeAutospacing="1" w:after="100" w:afterAutospacing="1"/>
      <w:textAlignment w:val="center"/>
    </w:pPr>
    <w:rPr>
      <w:rFonts w:ascii="Franklin Gothic Medium" w:hAnsi="Franklin Gothic Medium"/>
      <w:sz w:val="18"/>
      <w:szCs w:val="18"/>
      <w:lang w:val="en-GB" w:eastAsia="en-GB"/>
    </w:rPr>
  </w:style>
  <w:style w:type="paragraph" w:customStyle="1" w:styleId="xl85">
    <w:name w:val="xl85"/>
    <w:basedOn w:val="Normal"/>
    <w:rsid w:val="00043A54"/>
    <w:pPr>
      <w:spacing w:before="100" w:beforeAutospacing="1" w:after="100" w:afterAutospacing="1"/>
      <w:jc w:val="center"/>
      <w:textAlignment w:val="center"/>
    </w:pPr>
    <w:rPr>
      <w:rFonts w:ascii="Franklin Gothic Medium" w:hAnsi="Franklin Gothic Medium"/>
      <w:sz w:val="18"/>
      <w:szCs w:val="18"/>
      <w:lang w:val="en-GB" w:eastAsia="en-GB"/>
    </w:rPr>
  </w:style>
  <w:style w:type="paragraph" w:customStyle="1" w:styleId="xl86">
    <w:name w:val="xl86"/>
    <w:basedOn w:val="Normal"/>
    <w:rsid w:val="00043A54"/>
    <w:pPr>
      <w:spacing w:before="100" w:beforeAutospacing="1" w:after="100" w:afterAutospacing="1"/>
      <w:textAlignment w:val="center"/>
    </w:pPr>
    <w:rPr>
      <w:rFonts w:ascii="Franklin Gothic Medium" w:hAnsi="Franklin Gothic Medium"/>
      <w:sz w:val="18"/>
      <w:szCs w:val="18"/>
      <w:lang w:val="en-GB" w:eastAsia="en-GB"/>
    </w:rPr>
  </w:style>
  <w:style w:type="paragraph" w:customStyle="1" w:styleId="xl87">
    <w:name w:val="xl87"/>
    <w:basedOn w:val="Normal"/>
    <w:rsid w:val="00043A54"/>
    <w:pPr>
      <w:pBdr>
        <w:left w:val="single" w:sz="4" w:space="0" w:color="000000"/>
        <w:bottom w:val="single" w:sz="4" w:space="0" w:color="000000"/>
        <w:right w:val="single" w:sz="4" w:space="0" w:color="000000"/>
      </w:pBdr>
      <w:spacing w:before="100" w:beforeAutospacing="1" w:after="100" w:afterAutospacing="1"/>
      <w:textAlignment w:val="center"/>
    </w:pPr>
    <w:rPr>
      <w:rFonts w:ascii="Franklin Gothic Medium" w:hAnsi="Franklin Gothic Medium"/>
      <w:color w:val="000000"/>
      <w:sz w:val="18"/>
      <w:szCs w:val="18"/>
      <w:lang w:val="en-GB" w:eastAsia="en-GB"/>
    </w:rPr>
  </w:style>
  <w:style w:type="paragraph" w:customStyle="1" w:styleId="xl88">
    <w:name w:val="xl88"/>
    <w:basedOn w:val="Normal"/>
    <w:rsid w:val="00043A54"/>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Franklin Gothic Medium" w:hAnsi="Franklin Gothic Medium"/>
      <w:sz w:val="18"/>
      <w:szCs w:val="18"/>
      <w:lang w:val="en-GB" w:eastAsia="en-GB"/>
    </w:rPr>
  </w:style>
  <w:style w:type="paragraph" w:customStyle="1" w:styleId="xl89">
    <w:name w:val="xl89"/>
    <w:basedOn w:val="Normal"/>
    <w:rsid w:val="00043A54"/>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Franklin Gothic Medium" w:hAnsi="Franklin Gothic Medium"/>
      <w:sz w:val="18"/>
      <w:szCs w:val="18"/>
      <w:lang w:val="en-GB" w:eastAsia="en-GB"/>
    </w:rPr>
  </w:style>
  <w:style w:type="paragraph" w:customStyle="1" w:styleId="xl90">
    <w:name w:val="xl90"/>
    <w:basedOn w:val="Normal"/>
    <w:rsid w:val="00043A54"/>
    <w:pPr>
      <w:pBdr>
        <w:top w:val="single" w:sz="4" w:space="0" w:color="000000"/>
        <w:left w:val="single" w:sz="4" w:space="0" w:color="000000"/>
        <w:right w:val="single" w:sz="4" w:space="0" w:color="000000"/>
      </w:pBdr>
      <w:spacing w:before="100" w:beforeAutospacing="1" w:after="100" w:afterAutospacing="1"/>
      <w:textAlignment w:val="center"/>
    </w:pPr>
    <w:rPr>
      <w:rFonts w:ascii="Franklin Gothic Medium" w:hAnsi="Franklin Gothic Medium"/>
      <w:color w:val="000000"/>
      <w:sz w:val="18"/>
      <w:szCs w:val="18"/>
      <w:lang w:val="en-GB" w:eastAsia="en-GB"/>
    </w:rPr>
  </w:style>
  <w:style w:type="paragraph" w:customStyle="1" w:styleId="xl91">
    <w:name w:val="xl91"/>
    <w:basedOn w:val="Normal"/>
    <w:rsid w:val="00043A54"/>
    <w:pPr>
      <w:spacing w:before="100" w:beforeAutospacing="1" w:after="100" w:afterAutospacing="1"/>
      <w:textAlignment w:val="center"/>
    </w:pPr>
    <w:rPr>
      <w:rFonts w:ascii="Franklin Gothic Medium" w:hAnsi="Franklin Gothic Medium"/>
      <w:color w:val="000000"/>
      <w:sz w:val="18"/>
      <w:szCs w:val="18"/>
      <w:lang w:val="en-GB" w:eastAsia="en-GB"/>
    </w:rPr>
  </w:style>
  <w:style w:type="paragraph" w:customStyle="1" w:styleId="xl92">
    <w:name w:val="xl92"/>
    <w:basedOn w:val="Normal"/>
    <w:rsid w:val="00043A5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Franklin Gothic Medium" w:hAnsi="Franklin Gothic Medium"/>
      <w:color w:val="000000"/>
      <w:sz w:val="18"/>
      <w:szCs w:val="18"/>
      <w:lang w:val="en-GB" w:eastAsia="en-GB"/>
    </w:rPr>
  </w:style>
  <w:style w:type="paragraph" w:customStyle="1" w:styleId="xl93">
    <w:name w:val="xl93"/>
    <w:basedOn w:val="Normal"/>
    <w:rsid w:val="00043A54"/>
    <w:pPr>
      <w:pBdr>
        <w:top w:val="single" w:sz="4" w:space="0" w:color="000000"/>
        <w:left w:val="single" w:sz="4" w:space="0" w:color="auto"/>
        <w:bottom w:val="single" w:sz="4" w:space="0" w:color="000000"/>
        <w:right w:val="single" w:sz="4" w:space="0" w:color="000000"/>
      </w:pBdr>
      <w:spacing w:before="100" w:beforeAutospacing="1" w:after="100" w:afterAutospacing="1"/>
      <w:jc w:val="center"/>
      <w:textAlignment w:val="center"/>
    </w:pPr>
    <w:rPr>
      <w:rFonts w:ascii="Franklin Gothic Medium" w:hAnsi="Franklin Gothic Medium"/>
      <w:color w:val="000000"/>
      <w:sz w:val="18"/>
      <w:szCs w:val="18"/>
      <w:lang w:val="en-GB" w:eastAsia="en-GB"/>
    </w:rPr>
  </w:style>
  <w:style w:type="paragraph" w:customStyle="1" w:styleId="xl94">
    <w:name w:val="xl94"/>
    <w:basedOn w:val="Normal"/>
    <w:rsid w:val="00043A54"/>
    <w:pPr>
      <w:spacing w:before="100" w:beforeAutospacing="1" w:after="100" w:afterAutospacing="1"/>
      <w:textAlignment w:val="center"/>
    </w:pPr>
    <w:rPr>
      <w:rFonts w:ascii="Franklin Gothic Medium" w:hAnsi="Franklin Gothic Medium"/>
      <w:color w:val="000000"/>
      <w:sz w:val="18"/>
      <w:szCs w:val="18"/>
      <w:lang w:val="en-GB" w:eastAsia="en-GB"/>
    </w:rPr>
  </w:style>
  <w:style w:type="paragraph" w:customStyle="1" w:styleId="xl95">
    <w:name w:val="xl95"/>
    <w:basedOn w:val="Normal"/>
    <w:rsid w:val="00043A54"/>
    <w:pPr>
      <w:spacing w:before="100" w:beforeAutospacing="1" w:after="100" w:afterAutospacing="1"/>
      <w:textAlignment w:val="center"/>
    </w:pPr>
    <w:rPr>
      <w:rFonts w:ascii="Franklin Gothic Medium" w:hAnsi="Franklin Gothic Medium"/>
      <w:sz w:val="18"/>
      <w:szCs w:val="18"/>
      <w:lang w:val="en-GB" w:eastAsia="en-GB"/>
    </w:rPr>
  </w:style>
  <w:style w:type="paragraph" w:customStyle="1" w:styleId="xl96">
    <w:name w:val="xl96"/>
    <w:basedOn w:val="Normal"/>
    <w:rsid w:val="00043A5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Franklin Gothic Medium" w:hAnsi="Franklin Gothic Medium"/>
      <w:sz w:val="18"/>
      <w:szCs w:val="18"/>
      <w:lang w:val="en-GB" w:eastAsia="en-GB"/>
    </w:rPr>
  </w:style>
  <w:style w:type="paragraph" w:customStyle="1" w:styleId="xl97">
    <w:name w:val="xl97"/>
    <w:basedOn w:val="Normal"/>
    <w:rsid w:val="00043A54"/>
    <w:pPr>
      <w:pBdr>
        <w:top w:val="single" w:sz="4" w:space="0" w:color="auto"/>
        <w:left w:val="single" w:sz="4" w:space="0" w:color="auto"/>
      </w:pBdr>
      <w:spacing w:before="100" w:beforeAutospacing="1" w:after="100" w:afterAutospacing="1"/>
      <w:jc w:val="center"/>
      <w:textAlignment w:val="center"/>
    </w:pPr>
    <w:rPr>
      <w:rFonts w:ascii="Franklin Gothic Medium" w:hAnsi="Franklin Gothic Medium"/>
      <w:color w:val="000000"/>
      <w:sz w:val="18"/>
      <w:szCs w:val="18"/>
      <w:lang w:val="en-GB" w:eastAsia="en-GB"/>
    </w:rPr>
  </w:style>
  <w:style w:type="paragraph" w:customStyle="1" w:styleId="xl98">
    <w:name w:val="xl98"/>
    <w:basedOn w:val="Normal"/>
    <w:rsid w:val="00043A54"/>
    <w:pPr>
      <w:pBdr>
        <w:left w:val="single" w:sz="4" w:space="0" w:color="auto"/>
      </w:pBdr>
      <w:spacing w:before="100" w:beforeAutospacing="1" w:after="100" w:afterAutospacing="1"/>
      <w:jc w:val="center"/>
      <w:textAlignment w:val="center"/>
    </w:pPr>
    <w:rPr>
      <w:rFonts w:ascii="Franklin Gothic Medium" w:hAnsi="Franklin Gothic Medium"/>
      <w:color w:val="000000"/>
      <w:sz w:val="18"/>
      <w:szCs w:val="18"/>
      <w:lang w:val="en-GB" w:eastAsia="en-GB"/>
    </w:rPr>
  </w:style>
  <w:style w:type="paragraph" w:customStyle="1" w:styleId="xl99">
    <w:name w:val="xl99"/>
    <w:basedOn w:val="Normal"/>
    <w:rsid w:val="00043A54"/>
    <w:pPr>
      <w:pBdr>
        <w:top w:val="single" w:sz="4" w:space="0" w:color="000000"/>
        <w:left w:val="single" w:sz="4" w:space="0" w:color="000000"/>
        <w:bottom w:val="single" w:sz="4" w:space="0" w:color="auto"/>
        <w:right w:val="single" w:sz="4" w:space="0" w:color="000000"/>
      </w:pBdr>
      <w:spacing w:before="100" w:beforeAutospacing="1" w:after="100" w:afterAutospacing="1"/>
      <w:jc w:val="center"/>
      <w:textAlignment w:val="center"/>
    </w:pPr>
    <w:rPr>
      <w:rFonts w:ascii="Franklin Gothic Medium" w:hAnsi="Franklin Gothic Medium"/>
      <w:color w:val="000000"/>
      <w:sz w:val="18"/>
      <w:szCs w:val="18"/>
      <w:lang w:val="en-GB" w:eastAsia="en-GB"/>
    </w:rPr>
  </w:style>
  <w:style w:type="paragraph" w:customStyle="1" w:styleId="xl100">
    <w:name w:val="xl100"/>
    <w:basedOn w:val="Normal"/>
    <w:rsid w:val="00043A5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Franklin Gothic Medium" w:hAnsi="Franklin Gothic Medium"/>
      <w:b/>
      <w:bCs/>
      <w:color w:val="000000"/>
      <w:sz w:val="18"/>
      <w:szCs w:val="18"/>
      <w:lang w:val="en-GB" w:eastAsia="en-GB"/>
    </w:rPr>
  </w:style>
  <w:style w:type="paragraph" w:customStyle="1" w:styleId="xl101">
    <w:name w:val="xl101"/>
    <w:basedOn w:val="Normal"/>
    <w:rsid w:val="00043A54"/>
    <w:pPr>
      <w:pBdr>
        <w:top w:val="single" w:sz="4" w:space="0" w:color="000000"/>
        <w:left w:val="single" w:sz="4" w:space="0" w:color="000000"/>
        <w:bottom w:val="single" w:sz="4" w:space="0" w:color="000000"/>
      </w:pBdr>
      <w:spacing w:before="100" w:beforeAutospacing="1" w:after="100" w:afterAutospacing="1"/>
      <w:jc w:val="center"/>
      <w:textAlignment w:val="center"/>
    </w:pPr>
    <w:rPr>
      <w:rFonts w:ascii="Franklin Gothic Medium" w:hAnsi="Franklin Gothic Medium"/>
      <w:color w:val="000000"/>
      <w:sz w:val="18"/>
      <w:szCs w:val="18"/>
      <w:lang w:val="en-GB" w:eastAsia="en-GB"/>
    </w:rPr>
  </w:style>
  <w:style w:type="paragraph" w:customStyle="1" w:styleId="xl102">
    <w:name w:val="xl102"/>
    <w:basedOn w:val="Normal"/>
    <w:rsid w:val="00043A54"/>
    <w:pPr>
      <w:pBdr>
        <w:top w:val="single" w:sz="4" w:space="0" w:color="000000"/>
        <w:left w:val="single" w:sz="4" w:space="0" w:color="000000"/>
      </w:pBdr>
      <w:spacing w:before="100" w:beforeAutospacing="1" w:after="100" w:afterAutospacing="1"/>
      <w:jc w:val="center"/>
      <w:textAlignment w:val="center"/>
    </w:pPr>
    <w:rPr>
      <w:rFonts w:ascii="Franklin Gothic Medium" w:hAnsi="Franklin Gothic Medium"/>
      <w:color w:val="000000"/>
      <w:sz w:val="18"/>
      <w:szCs w:val="18"/>
      <w:lang w:val="en-GB" w:eastAsia="en-GB"/>
    </w:rPr>
  </w:style>
  <w:style w:type="paragraph" w:customStyle="1" w:styleId="xl103">
    <w:name w:val="xl103"/>
    <w:basedOn w:val="Normal"/>
    <w:rsid w:val="00043A5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Franklin Gothic Medium" w:hAnsi="Franklin Gothic Medium"/>
      <w:sz w:val="18"/>
      <w:szCs w:val="18"/>
      <w:lang w:val="en-GB" w:eastAsia="en-GB"/>
    </w:rPr>
  </w:style>
  <w:style w:type="character" w:customStyle="1" w:styleId="lrzxr">
    <w:name w:val="lrzxr"/>
    <w:basedOn w:val="DefaultParagraphFont"/>
    <w:rsid w:val="00043A54"/>
  </w:style>
  <w:style w:type="character" w:customStyle="1" w:styleId="normaltextrun">
    <w:name w:val="normaltextrun"/>
    <w:basedOn w:val="DefaultParagraphFont"/>
    <w:rsid w:val="00043A54"/>
  </w:style>
  <w:style w:type="character" w:customStyle="1" w:styleId="eop">
    <w:name w:val="eop"/>
    <w:basedOn w:val="DefaultParagraphFont"/>
    <w:rsid w:val="00043A54"/>
  </w:style>
  <w:style w:type="character" w:customStyle="1" w:styleId="ts-alignment-element-highlighted">
    <w:name w:val="ts-alignment-element-highlighted"/>
    <w:basedOn w:val="DefaultParagraphFont"/>
    <w:rsid w:val="00043A54"/>
  </w:style>
  <w:style w:type="character" w:customStyle="1" w:styleId="ts-alignment-element">
    <w:name w:val="ts-alignment-element"/>
    <w:basedOn w:val="DefaultParagraphFont"/>
    <w:rsid w:val="00043A54"/>
  </w:style>
  <w:style w:type="numbering" w:customStyle="1" w:styleId="NoList1">
    <w:name w:val="No List1"/>
    <w:next w:val="NoList"/>
    <w:uiPriority w:val="99"/>
    <w:semiHidden/>
    <w:unhideWhenUsed/>
    <w:rsid w:val="00043A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hsse@caleb-technology.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mailto:hr@proworker.co.id"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rezqi@caleb-technolg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65CB7-271F-4631-B8D9-0DA6F0914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8085</Words>
  <Characters>46411</Characters>
  <Application>Microsoft Office Word</Application>
  <DocSecurity>0</DocSecurity>
  <Lines>1718</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Aryastro Divi Nugraha - Legal Siloam</dc:creator>
  <cp:keywords/>
  <dc:description/>
  <cp:lastModifiedBy>Aryastro Divi Nugraha - Legal Siloam</cp:lastModifiedBy>
  <cp:revision>2</cp:revision>
  <cp:lastPrinted>2025-07-04T06:33:00Z</cp:lastPrinted>
  <dcterms:created xsi:type="dcterms:W3CDTF">2026-06-17T03:45:00Z</dcterms:created>
  <dcterms:modified xsi:type="dcterms:W3CDTF">2026-06-17T03:45:00Z</dcterms:modified>
</cp:coreProperties>
</file>