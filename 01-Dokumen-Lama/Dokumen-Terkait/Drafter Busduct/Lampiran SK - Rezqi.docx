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7417" w14:textId="77777777" w:rsidR="00D209A0" w:rsidRPr="0080244A" w:rsidRDefault="00D209A0">
      <w:pPr>
        <w:spacing w:after="0"/>
        <w:ind w:left="-990" w:firstLine="990"/>
        <w:jc w:val="both"/>
        <w:rPr>
          <w:sz w:val="22"/>
          <w:szCs w:val="22"/>
        </w:rPr>
      </w:pPr>
    </w:p>
    <w:p w14:paraId="13519690" w14:textId="77777777" w:rsidR="00D209A0" w:rsidRPr="0080244A" w:rsidRDefault="00000000">
      <w:pPr>
        <w:spacing w:after="0"/>
        <w:jc w:val="center"/>
        <w:rPr>
          <w:sz w:val="22"/>
          <w:szCs w:val="22"/>
        </w:rPr>
      </w:pPr>
      <w:bookmarkStart w:id="0" w:name="_heading=h.5k15zb8qvq57" w:colFirst="0" w:colLast="0"/>
      <w:bookmarkEnd w:id="0"/>
      <w:r w:rsidRPr="0080244A">
        <w:rPr>
          <w:sz w:val="22"/>
          <w:szCs w:val="22"/>
        </w:rPr>
        <w:t>DAFTAR LAMPIRAN SURAT KEPUTUSAN DIREKSI</w:t>
      </w:r>
    </w:p>
    <w:p w14:paraId="3C09BDB2" w14:textId="77777777" w:rsidR="00D209A0" w:rsidRPr="0080244A" w:rsidRDefault="00000000">
      <w:pPr>
        <w:spacing w:after="0"/>
        <w:jc w:val="center"/>
        <w:rPr>
          <w:sz w:val="22"/>
          <w:szCs w:val="22"/>
        </w:rPr>
      </w:pPr>
      <w:r w:rsidRPr="0080244A">
        <w:rPr>
          <w:sz w:val="22"/>
          <w:szCs w:val="22"/>
        </w:rPr>
        <w:t>PT. CALEB TECHNOLOGY</w:t>
      </w:r>
    </w:p>
    <w:p w14:paraId="5CBF3605" w14:textId="77777777" w:rsidR="00D209A0" w:rsidRPr="0080244A" w:rsidRDefault="00D209A0">
      <w:pPr>
        <w:spacing w:after="0"/>
        <w:jc w:val="center"/>
        <w:rPr>
          <w:sz w:val="22"/>
          <w:szCs w:val="22"/>
        </w:rPr>
      </w:pPr>
    </w:p>
    <w:p w14:paraId="2E884E49" w14:textId="77777777" w:rsidR="00D209A0" w:rsidRPr="0080244A" w:rsidRDefault="00D209A0">
      <w:pPr>
        <w:spacing w:after="0"/>
        <w:jc w:val="both"/>
        <w:rPr>
          <w:sz w:val="22"/>
          <w:szCs w:val="22"/>
        </w:rPr>
      </w:pPr>
    </w:p>
    <w:p w14:paraId="3E3012A6" w14:textId="51BF72F5" w:rsidR="00D209A0" w:rsidRPr="008024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2"/>
          <w:szCs w:val="22"/>
        </w:rPr>
      </w:pPr>
      <w:r w:rsidRPr="0080244A">
        <w:rPr>
          <w:color w:val="000000"/>
          <w:sz w:val="22"/>
          <w:szCs w:val="22"/>
        </w:rPr>
        <w:t xml:space="preserve">Nama </w:t>
      </w:r>
      <w:r w:rsidRPr="0080244A">
        <w:rPr>
          <w:color w:val="000000"/>
          <w:sz w:val="22"/>
          <w:szCs w:val="22"/>
        </w:rPr>
        <w:tab/>
      </w:r>
      <w:r w:rsidRPr="0080244A">
        <w:rPr>
          <w:color w:val="000000"/>
          <w:sz w:val="22"/>
          <w:szCs w:val="22"/>
        </w:rPr>
        <w:tab/>
      </w:r>
      <w:r w:rsidRPr="0080244A">
        <w:rPr>
          <w:color w:val="000000"/>
          <w:sz w:val="22"/>
          <w:szCs w:val="22"/>
        </w:rPr>
        <w:tab/>
        <w:t xml:space="preserve">: </w:t>
      </w:r>
      <w:r w:rsidR="0080244A" w:rsidRPr="0080244A">
        <w:rPr>
          <w:rFonts w:eastAsia="Arial"/>
          <w:b/>
          <w:bCs/>
          <w:color w:val="000000"/>
          <w:sz w:val="22"/>
          <w:szCs w:val="22"/>
        </w:rPr>
        <w:t>Rezqi Iman Fauzi</w:t>
      </w:r>
    </w:p>
    <w:p w14:paraId="554832C2" w14:textId="091681C2" w:rsidR="00D209A0" w:rsidRPr="008024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  <w:sz w:val="22"/>
          <w:szCs w:val="22"/>
        </w:rPr>
      </w:pPr>
      <w:r w:rsidRPr="0080244A">
        <w:rPr>
          <w:color w:val="000000"/>
          <w:sz w:val="22"/>
          <w:szCs w:val="22"/>
        </w:rPr>
        <w:t xml:space="preserve">No. KTP </w:t>
      </w:r>
      <w:r w:rsidRPr="0080244A">
        <w:rPr>
          <w:color w:val="000000"/>
          <w:sz w:val="22"/>
          <w:szCs w:val="22"/>
        </w:rPr>
        <w:tab/>
      </w:r>
      <w:r w:rsidRPr="0080244A">
        <w:rPr>
          <w:color w:val="000000"/>
          <w:sz w:val="22"/>
          <w:szCs w:val="22"/>
        </w:rPr>
        <w:tab/>
      </w:r>
      <w:r w:rsidRPr="0080244A">
        <w:rPr>
          <w:color w:val="000000"/>
          <w:sz w:val="22"/>
          <w:szCs w:val="22"/>
        </w:rPr>
        <w:tab/>
        <w:t xml:space="preserve">: </w:t>
      </w:r>
      <w:r w:rsidR="00BB41A0" w:rsidRPr="00BB41A0">
        <w:rPr>
          <w:color w:val="000000"/>
          <w:sz w:val="22"/>
          <w:szCs w:val="22"/>
        </w:rPr>
        <w:t>3301222606930001</w:t>
      </w:r>
    </w:p>
    <w:p w14:paraId="4DD02F1E" w14:textId="41689F69" w:rsidR="00D209A0" w:rsidRPr="008024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  <w:sz w:val="22"/>
          <w:szCs w:val="22"/>
        </w:rPr>
      </w:pPr>
      <w:r w:rsidRPr="0080244A">
        <w:rPr>
          <w:color w:val="000000"/>
          <w:sz w:val="22"/>
          <w:szCs w:val="22"/>
        </w:rPr>
        <w:t xml:space="preserve">Tempat/Tgl lahir </w:t>
      </w:r>
      <w:r w:rsidRPr="0080244A">
        <w:rPr>
          <w:color w:val="000000"/>
          <w:sz w:val="22"/>
          <w:szCs w:val="22"/>
        </w:rPr>
        <w:tab/>
      </w:r>
      <w:r w:rsidRPr="0080244A">
        <w:rPr>
          <w:color w:val="000000"/>
          <w:sz w:val="22"/>
          <w:szCs w:val="22"/>
        </w:rPr>
        <w:tab/>
        <w:t xml:space="preserve">: </w:t>
      </w:r>
      <w:r w:rsidR="00BB41A0" w:rsidRPr="00BB41A0">
        <w:rPr>
          <w:color w:val="000000"/>
          <w:sz w:val="22"/>
          <w:szCs w:val="22"/>
        </w:rPr>
        <w:t>Cilacap, 26 Juni 1993</w:t>
      </w:r>
    </w:p>
    <w:p w14:paraId="4DD4AEAF" w14:textId="77777777" w:rsidR="00BB41A0" w:rsidRPr="00BB41A0" w:rsidRDefault="00000000" w:rsidP="00BB41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  <w:sz w:val="22"/>
          <w:szCs w:val="22"/>
        </w:rPr>
      </w:pPr>
      <w:r w:rsidRPr="0080244A">
        <w:rPr>
          <w:color w:val="000000"/>
          <w:sz w:val="22"/>
          <w:szCs w:val="22"/>
        </w:rPr>
        <w:t xml:space="preserve">Alamat </w:t>
      </w:r>
      <w:r w:rsidRPr="0080244A">
        <w:rPr>
          <w:color w:val="000000"/>
          <w:sz w:val="22"/>
          <w:szCs w:val="22"/>
        </w:rPr>
        <w:tab/>
      </w:r>
      <w:r w:rsidRPr="0080244A">
        <w:rPr>
          <w:color w:val="000000"/>
          <w:sz w:val="22"/>
          <w:szCs w:val="22"/>
        </w:rPr>
        <w:tab/>
      </w:r>
      <w:r w:rsidRPr="0080244A">
        <w:rPr>
          <w:color w:val="000000"/>
          <w:sz w:val="22"/>
          <w:szCs w:val="22"/>
        </w:rPr>
        <w:tab/>
        <w:t>:</w:t>
      </w:r>
      <w:r w:rsidRPr="0080244A">
        <w:rPr>
          <w:sz w:val="22"/>
          <w:szCs w:val="22"/>
        </w:rPr>
        <w:t xml:space="preserve"> </w:t>
      </w:r>
      <w:r w:rsidR="00BB41A0" w:rsidRPr="00BB41A0">
        <w:rPr>
          <w:sz w:val="22"/>
          <w:szCs w:val="22"/>
        </w:rPr>
        <w:t xml:space="preserve">Darmawangsa Residance Cluster Kedaton CK 11 no 1 RT 05 RW 15 </w:t>
      </w:r>
    </w:p>
    <w:p w14:paraId="5F29C948" w14:textId="0CCD5792" w:rsidR="00D209A0" w:rsidRPr="0080244A" w:rsidRDefault="00BB41A0" w:rsidP="00BB41A0">
      <w:pPr>
        <w:pBdr>
          <w:top w:val="nil"/>
          <w:left w:val="nil"/>
          <w:bottom w:val="nil"/>
          <w:right w:val="nil"/>
          <w:between w:val="nil"/>
        </w:pBdr>
        <w:spacing w:after="0"/>
        <w:ind w:left="2520" w:firstLine="360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  </w:t>
      </w:r>
      <w:r w:rsidRPr="00BB41A0">
        <w:rPr>
          <w:sz w:val="22"/>
          <w:szCs w:val="22"/>
        </w:rPr>
        <w:t>Satria Mekar Tambun Utara Kabupaten Bekasi</w:t>
      </w:r>
    </w:p>
    <w:p w14:paraId="611BA64C" w14:textId="06018A6A" w:rsidR="00D209A0" w:rsidRPr="008024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2"/>
          <w:szCs w:val="22"/>
        </w:rPr>
      </w:pPr>
      <w:r w:rsidRPr="0080244A">
        <w:rPr>
          <w:color w:val="000000"/>
          <w:sz w:val="22"/>
          <w:szCs w:val="22"/>
        </w:rPr>
        <w:t xml:space="preserve">Jabatan </w:t>
      </w:r>
      <w:r w:rsidRPr="0080244A">
        <w:rPr>
          <w:color w:val="000000"/>
          <w:sz w:val="22"/>
          <w:szCs w:val="22"/>
        </w:rPr>
        <w:tab/>
      </w:r>
      <w:r w:rsidRPr="0080244A">
        <w:rPr>
          <w:color w:val="000000"/>
          <w:sz w:val="22"/>
          <w:szCs w:val="22"/>
        </w:rPr>
        <w:tab/>
      </w:r>
      <w:r w:rsidRPr="0080244A">
        <w:rPr>
          <w:color w:val="000000"/>
          <w:sz w:val="22"/>
          <w:szCs w:val="22"/>
        </w:rPr>
        <w:tab/>
        <w:t xml:space="preserve">: </w:t>
      </w:r>
      <w:r w:rsidR="0080244A" w:rsidRPr="0080244A">
        <w:rPr>
          <w:b/>
          <w:bCs/>
          <w:color w:val="000000"/>
          <w:sz w:val="22"/>
          <w:szCs w:val="22"/>
        </w:rPr>
        <w:t>Acting GM Engineering &amp; Construction</w:t>
      </w:r>
    </w:p>
    <w:p w14:paraId="7CC794F6" w14:textId="727EC7F7" w:rsidR="00D209A0" w:rsidRPr="0080244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2"/>
          <w:szCs w:val="22"/>
        </w:rPr>
      </w:pPr>
      <w:r w:rsidRPr="0080244A">
        <w:rPr>
          <w:color w:val="000000"/>
          <w:sz w:val="22"/>
          <w:szCs w:val="22"/>
        </w:rPr>
        <w:t xml:space="preserve">Terhitung mulai tanggal </w:t>
      </w:r>
      <w:r w:rsidRPr="0080244A">
        <w:rPr>
          <w:color w:val="000000"/>
          <w:sz w:val="22"/>
          <w:szCs w:val="22"/>
        </w:rPr>
        <w:tab/>
        <w:t xml:space="preserve">: </w:t>
      </w:r>
      <w:r w:rsidR="0080244A">
        <w:rPr>
          <w:color w:val="000000"/>
          <w:sz w:val="22"/>
          <w:szCs w:val="22"/>
        </w:rPr>
        <w:t>1 Desember</w:t>
      </w:r>
      <w:r w:rsidRPr="0080244A">
        <w:rPr>
          <w:color w:val="000000"/>
          <w:sz w:val="22"/>
          <w:szCs w:val="22"/>
        </w:rPr>
        <w:t xml:space="preserve"> 2025 </w:t>
      </w:r>
      <w:r w:rsidR="00BB41A0">
        <w:rPr>
          <w:color w:val="000000"/>
          <w:sz w:val="22"/>
          <w:szCs w:val="22"/>
        </w:rPr>
        <w:t>– 31 Mei 2026</w:t>
      </w:r>
    </w:p>
    <w:p w14:paraId="0FAA9C07" w14:textId="50BF02C7" w:rsidR="00D209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color w:val="000000"/>
          <w:sz w:val="22"/>
          <w:szCs w:val="22"/>
        </w:rPr>
      </w:pPr>
      <w:r w:rsidRPr="0080244A">
        <w:rPr>
          <w:color w:val="000000"/>
          <w:sz w:val="22"/>
          <w:szCs w:val="22"/>
        </w:rPr>
        <w:t xml:space="preserve">Gaji </w:t>
      </w:r>
      <w:r w:rsidRPr="0080244A">
        <w:rPr>
          <w:color w:val="000000"/>
          <w:sz w:val="22"/>
          <w:szCs w:val="22"/>
        </w:rPr>
        <w:tab/>
      </w:r>
      <w:r w:rsidRPr="0080244A">
        <w:rPr>
          <w:color w:val="000000"/>
          <w:sz w:val="22"/>
          <w:szCs w:val="22"/>
        </w:rPr>
        <w:tab/>
      </w:r>
      <w:r w:rsidRPr="0080244A">
        <w:rPr>
          <w:color w:val="000000"/>
          <w:sz w:val="22"/>
          <w:szCs w:val="22"/>
        </w:rPr>
        <w:tab/>
        <w:t xml:space="preserve">  Gaji Pokok</w:t>
      </w:r>
      <w:r w:rsidRPr="0080244A">
        <w:rPr>
          <w:color w:val="000000"/>
          <w:sz w:val="22"/>
          <w:szCs w:val="22"/>
        </w:rPr>
        <w:tab/>
      </w:r>
      <w:r w:rsidRPr="0080244A">
        <w:rPr>
          <w:color w:val="000000"/>
          <w:sz w:val="22"/>
          <w:szCs w:val="22"/>
        </w:rPr>
        <w:tab/>
        <w:t xml:space="preserve">Rp </w:t>
      </w:r>
      <w:r w:rsidR="0080244A" w:rsidRPr="0080244A">
        <w:rPr>
          <w:color w:val="000000"/>
          <w:sz w:val="22"/>
          <w:szCs w:val="22"/>
        </w:rPr>
        <w:t>10</w:t>
      </w:r>
      <w:r w:rsidR="0080244A">
        <w:rPr>
          <w:color w:val="000000"/>
          <w:sz w:val="22"/>
          <w:szCs w:val="22"/>
        </w:rPr>
        <w:t>,</w:t>
      </w:r>
      <w:r w:rsidR="0080244A" w:rsidRPr="0080244A">
        <w:rPr>
          <w:color w:val="000000"/>
          <w:sz w:val="22"/>
          <w:szCs w:val="22"/>
        </w:rPr>
        <w:t>520</w:t>
      </w:r>
      <w:r w:rsidR="0080244A">
        <w:rPr>
          <w:color w:val="000000"/>
          <w:sz w:val="22"/>
          <w:szCs w:val="22"/>
        </w:rPr>
        <w:t>,</w:t>
      </w:r>
      <w:r w:rsidR="0080244A" w:rsidRPr="0080244A">
        <w:rPr>
          <w:color w:val="000000"/>
          <w:sz w:val="22"/>
          <w:szCs w:val="22"/>
        </w:rPr>
        <w:t>000</w:t>
      </w:r>
    </w:p>
    <w:p w14:paraId="38EE881E" w14:textId="4C80274D" w:rsidR="0080244A" w:rsidRDefault="0080244A" w:rsidP="0080244A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T. Makan</w:t>
      </w:r>
      <w:r w:rsidRPr="0080244A">
        <w:rPr>
          <w:color w:val="000000"/>
          <w:sz w:val="22"/>
          <w:szCs w:val="22"/>
        </w:rPr>
        <w:tab/>
      </w:r>
      <w:r w:rsidRPr="0080244A">
        <w:rPr>
          <w:color w:val="000000"/>
          <w:sz w:val="22"/>
          <w:szCs w:val="22"/>
        </w:rPr>
        <w:tab/>
        <w:t>Rp       50.000,- / Hari</w:t>
      </w:r>
    </w:p>
    <w:p w14:paraId="4A79D088" w14:textId="4D16564D" w:rsidR="00BB41A0" w:rsidRPr="0080244A" w:rsidRDefault="00BB41A0" w:rsidP="0080244A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T. Jabatan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Rp    1,000,000</w:t>
      </w:r>
    </w:p>
    <w:p w14:paraId="1F30795C" w14:textId="59B6E251" w:rsidR="00D209A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2520" w:firstLine="360"/>
        <w:jc w:val="both"/>
        <w:rPr>
          <w:color w:val="000000"/>
          <w:sz w:val="22"/>
          <w:szCs w:val="22"/>
        </w:rPr>
      </w:pPr>
      <w:r w:rsidRPr="0080244A">
        <w:rPr>
          <w:color w:val="000000"/>
          <w:sz w:val="22"/>
          <w:szCs w:val="22"/>
        </w:rPr>
        <w:t xml:space="preserve">  </w:t>
      </w:r>
      <w:r w:rsidR="00BB41A0">
        <w:rPr>
          <w:color w:val="000000"/>
          <w:sz w:val="22"/>
          <w:szCs w:val="22"/>
        </w:rPr>
        <w:t xml:space="preserve">T. </w:t>
      </w:r>
      <w:r w:rsidR="00BB41A0">
        <w:rPr>
          <w:color w:val="000000"/>
          <w:sz w:val="22"/>
          <w:szCs w:val="22"/>
        </w:rPr>
        <w:t>Kendaraan</w:t>
      </w:r>
      <w:r w:rsidRPr="0080244A">
        <w:rPr>
          <w:color w:val="000000"/>
          <w:sz w:val="22"/>
          <w:szCs w:val="22"/>
        </w:rPr>
        <w:t xml:space="preserve"> </w:t>
      </w:r>
      <w:r w:rsidRPr="0080244A">
        <w:rPr>
          <w:color w:val="000000"/>
          <w:sz w:val="22"/>
          <w:szCs w:val="22"/>
        </w:rPr>
        <w:tab/>
      </w:r>
      <w:r w:rsidRPr="0080244A">
        <w:rPr>
          <w:color w:val="000000"/>
          <w:sz w:val="22"/>
          <w:szCs w:val="22"/>
        </w:rPr>
        <w:tab/>
        <w:t xml:space="preserve">Rp    </w:t>
      </w:r>
      <w:r w:rsidR="00BB41A0">
        <w:rPr>
          <w:color w:val="000000"/>
          <w:sz w:val="22"/>
          <w:szCs w:val="22"/>
        </w:rPr>
        <w:t>2,000,000</w:t>
      </w:r>
    </w:p>
    <w:p w14:paraId="5DE753BA" w14:textId="6A33E1ED" w:rsidR="00BB41A0" w:rsidRPr="0080244A" w:rsidRDefault="00BB41A0">
      <w:pPr>
        <w:pBdr>
          <w:top w:val="nil"/>
          <w:left w:val="nil"/>
          <w:bottom w:val="nil"/>
          <w:right w:val="nil"/>
          <w:between w:val="nil"/>
        </w:pBdr>
        <w:spacing w:after="0"/>
        <w:ind w:left="2520" w:firstLine="36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T. Acting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Rp    2,000,000</w:t>
      </w:r>
    </w:p>
    <w:p w14:paraId="21AC7678" w14:textId="77777777" w:rsidR="00D209A0" w:rsidRPr="0080244A" w:rsidRDefault="00D209A0">
      <w:pPr>
        <w:spacing w:after="0"/>
        <w:jc w:val="both"/>
        <w:rPr>
          <w:sz w:val="22"/>
          <w:szCs w:val="22"/>
        </w:rPr>
      </w:pPr>
    </w:p>
    <w:p w14:paraId="7049AE56" w14:textId="77777777" w:rsidR="00D209A0" w:rsidRPr="0080244A" w:rsidRDefault="00000000">
      <w:pPr>
        <w:spacing w:after="0"/>
        <w:ind w:left="360"/>
        <w:jc w:val="both"/>
        <w:rPr>
          <w:sz w:val="22"/>
          <w:szCs w:val="22"/>
        </w:rPr>
      </w:pPr>
      <w:r w:rsidRPr="0080244A">
        <w:rPr>
          <w:sz w:val="22"/>
          <w:szCs w:val="22"/>
        </w:rPr>
        <w:t xml:space="preserve">Note : Penghasilan yang diterima setiap bulannya belum dipotong BPJS dan PPh 21 sesuai ketentuan Peraturan Perundang Undangan </w:t>
      </w:r>
    </w:p>
    <w:p w14:paraId="55B203CA" w14:textId="77777777" w:rsidR="00D209A0" w:rsidRPr="0080244A" w:rsidRDefault="00D209A0">
      <w:pPr>
        <w:spacing w:after="0"/>
        <w:jc w:val="both"/>
        <w:rPr>
          <w:sz w:val="22"/>
          <w:szCs w:val="22"/>
        </w:rPr>
      </w:pPr>
    </w:p>
    <w:p w14:paraId="2948419D" w14:textId="77777777" w:rsidR="00D209A0" w:rsidRPr="0080244A" w:rsidRDefault="00000000">
      <w:pPr>
        <w:spacing w:after="0"/>
        <w:jc w:val="both"/>
        <w:rPr>
          <w:sz w:val="22"/>
          <w:szCs w:val="22"/>
        </w:rPr>
      </w:pPr>
      <w:r w:rsidRPr="0080244A">
        <w:rPr>
          <w:sz w:val="22"/>
          <w:szCs w:val="22"/>
        </w:rPr>
        <w:t>Ditetapkan di</w:t>
      </w:r>
      <w:r w:rsidRPr="0080244A">
        <w:rPr>
          <w:sz w:val="22"/>
          <w:szCs w:val="22"/>
        </w:rPr>
        <w:tab/>
        <w:t xml:space="preserve">: Bekasi </w:t>
      </w:r>
    </w:p>
    <w:p w14:paraId="5409E6B8" w14:textId="6E276EA5" w:rsidR="00D209A0" w:rsidRPr="0080244A" w:rsidRDefault="00000000">
      <w:pPr>
        <w:spacing w:after="0"/>
        <w:jc w:val="both"/>
        <w:rPr>
          <w:sz w:val="22"/>
          <w:szCs w:val="22"/>
        </w:rPr>
      </w:pPr>
      <w:r w:rsidRPr="0080244A">
        <w:rPr>
          <w:sz w:val="22"/>
          <w:szCs w:val="22"/>
        </w:rPr>
        <w:t>Pada tanggal</w:t>
      </w:r>
      <w:r w:rsidRPr="0080244A">
        <w:rPr>
          <w:sz w:val="22"/>
          <w:szCs w:val="22"/>
        </w:rPr>
        <w:tab/>
        <w:t xml:space="preserve">: </w:t>
      </w:r>
      <w:r w:rsidR="0080244A">
        <w:rPr>
          <w:sz w:val="22"/>
          <w:szCs w:val="22"/>
        </w:rPr>
        <w:t>28</w:t>
      </w:r>
      <w:r w:rsidRPr="0080244A">
        <w:rPr>
          <w:sz w:val="22"/>
          <w:szCs w:val="22"/>
        </w:rPr>
        <w:t xml:space="preserve"> </w:t>
      </w:r>
      <w:r w:rsidR="0080244A">
        <w:rPr>
          <w:sz w:val="22"/>
          <w:szCs w:val="22"/>
        </w:rPr>
        <w:t>Novem</w:t>
      </w:r>
      <w:r w:rsidRPr="0080244A">
        <w:rPr>
          <w:sz w:val="22"/>
          <w:szCs w:val="22"/>
        </w:rPr>
        <w:t xml:space="preserve">ber 2025 </w:t>
      </w:r>
    </w:p>
    <w:p w14:paraId="1AE51403" w14:textId="77777777" w:rsidR="00D209A0" w:rsidRPr="0080244A" w:rsidRDefault="00D209A0">
      <w:pPr>
        <w:spacing w:after="0"/>
        <w:jc w:val="both"/>
        <w:rPr>
          <w:sz w:val="22"/>
          <w:szCs w:val="22"/>
        </w:rPr>
      </w:pPr>
    </w:p>
    <w:p w14:paraId="613D7188" w14:textId="77777777" w:rsidR="00D209A0" w:rsidRPr="0080244A" w:rsidRDefault="00000000">
      <w:pPr>
        <w:spacing w:after="0"/>
        <w:jc w:val="both"/>
        <w:rPr>
          <w:sz w:val="22"/>
          <w:szCs w:val="22"/>
        </w:rPr>
      </w:pPr>
      <w:r w:rsidRPr="0080244A">
        <w:rPr>
          <w:sz w:val="22"/>
          <w:szCs w:val="22"/>
        </w:rPr>
        <w:t xml:space="preserve">HRD </w:t>
      </w:r>
      <w:r w:rsidRPr="0080244A">
        <w:rPr>
          <w:sz w:val="22"/>
          <w:szCs w:val="22"/>
        </w:rPr>
        <w:tab/>
      </w:r>
      <w:r w:rsidRPr="0080244A">
        <w:rPr>
          <w:sz w:val="22"/>
          <w:szCs w:val="22"/>
        </w:rPr>
        <w:tab/>
      </w:r>
      <w:r w:rsidRPr="0080244A">
        <w:rPr>
          <w:sz w:val="22"/>
          <w:szCs w:val="22"/>
        </w:rPr>
        <w:tab/>
      </w:r>
      <w:r w:rsidRPr="0080244A">
        <w:rPr>
          <w:sz w:val="22"/>
          <w:szCs w:val="22"/>
        </w:rPr>
        <w:tab/>
      </w:r>
      <w:r w:rsidRPr="0080244A">
        <w:rPr>
          <w:sz w:val="22"/>
          <w:szCs w:val="22"/>
        </w:rPr>
        <w:tab/>
      </w:r>
      <w:r w:rsidRPr="0080244A">
        <w:rPr>
          <w:sz w:val="22"/>
          <w:szCs w:val="22"/>
        </w:rPr>
        <w:tab/>
      </w:r>
      <w:r w:rsidRPr="0080244A">
        <w:rPr>
          <w:sz w:val="22"/>
          <w:szCs w:val="22"/>
        </w:rPr>
        <w:tab/>
      </w:r>
      <w:r w:rsidRPr="0080244A">
        <w:rPr>
          <w:sz w:val="22"/>
          <w:szCs w:val="22"/>
        </w:rPr>
        <w:tab/>
      </w:r>
      <w:r w:rsidRPr="0080244A">
        <w:rPr>
          <w:sz w:val="22"/>
          <w:szCs w:val="22"/>
        </w:rPr>
        <w:tab/>
        <w:t>Menyetujui</w:t>
      </w:r>
    </w:p>
    <w:p w14:paraId="0D396253" w14:textId="77777777" w:rsidR="00D209A0" w:rsidRPr="0080244A" w:rsidRDefault="00000000">
      <w:pPr>
        <w:spacing w:after="0"/>
        <w:jc w:val="both"/>
        <w:rPr>
          <w:sz w:val="22"/>
          <w:szCs w:val="22"/>
        </w:rPr>
      </w:pPr>
      <w:r w:rsidRPr="0080244A">
        <w:rPr>
          <w:sz w:val="22"/>
          <w:szCs w:val="22"/>
        </w:rPr>
        <w:t xml:space="preserve">PT Caleb Technology </w:t>
      </w:r>
    </w:p>
    <w:p w14:paraId="6D7DBD8D" w14:textId="77777777" w:rsidR="00D209A0" w:rsidRPr="0080244A" w:rsidRDefault="00D209A0">
      <w:pPr>
        <w:spacing w:after="0"/>
        <w:jc w:val="both"/>
        <w:rPr>
          <w:sz w:val="22"/>
          <w:szCs w:val="22"/>
        </w:rPr>
      </w:pPr>
    </w:p>
    <w:p w14:paraId="0BDDBB4B" w14:textId="77777777" w:rsidR="00D209A0" w:rsidRPr="0080244A" w:rsidRDefault="00D209A0">
      <w:pPr>
        <w:spacing w:after="0"/>
        <w:jc w:val="both"/>
        <w:rPr>
          <w:sz w:val="22"/>
          <w:szCs w:val="22"/>
        </w:rPr>
      </w:pPr>
    </w:p>
    <w:p w14:paraId="5466E378" w14:textId="77777777" w:rsidR="00D209A0" w:rsidRPr="0080244A" w:rsidRDefault="00D209A0">
      <w:pPr>
        <w:spacing w:after="0"/>
        <w:jc w:val="both"/>
        <w:rPr>
          <w:sz w:val="22"/>
          <w:szCs w:val="22"/>
        </w:rPr>
      </w:pPr>
    </w:p>
    <w:p w14:paraId="0A31476B" w14:textId="77777777" w:rsidR="00D209A0" w:rsidRPr="0080244A" w:rsidRDefault="00D209A0">
      <w:pPr>
        <w:spacing w:after="0"/>
        <w:jc w:val="both"/>
        <w:rPr>
          <w:sz w:val="22"/>
          <w:szCs w:val="22"/>
        </w:rPr>
      </w:pPr>
    </w:p>
    <w:p w14:paraId="1F8D78AA" w14:textId="77777777" w:rsidR="00D209A0" w:rsidRPr="0080244A" w:rsidRDefault="00D209A0">
      <w:pPr>
        <w:spacing w:after="0"/>
        <w:jc w:val="both"/>
        <w:rPr>
          <w:sz w:val="22"/>
          <w:szCs w:val="22"/>
        </w:rPr>
      </w:pPr>
    </w:p>
    <w:p w14:paraId="115ACC5B" w14:textId="77777777" w:rsidR="00D209A0" w:rsidRPr="0080244A" w:rsidRDefault="00D209A0">
      <w:pPr>
        <w:spacing w:after="0"/>
        <w:jc w:val="both"/>
        <w:rPr>
          <w:sz w:val="22"/>
          <w:szCs w:val="22"/>
        </w:rPr>
      </w:pPr>
    </w:p>
    <w:p w14:paraId="635E742E" w14:textId="77777777" w:rsidR="00D209A0" w:rsidRPr="0080244A" w:rsidRDefault="00000000">
      <w:pPr>
        <w:spacing w:after="0"/>
        <w:jc w:val="both"/>
        <w:rPr>
          <w:sz w:val="22"/>
          <w:szCs w:val="22"/>
        </w:rPr>
      </w:pPr>
      <w:r w:rsidRPr="0080244A">
        <w:rPr>
          <w:sz w:val="22"/>
          <w:szCs w:val="22"/>
        </w:rPr>
        <w:t>…………………………….</w:t>
      </w:r>
      <w:r w:rsidRPr="0080244A">
        <w:rPr>
          <w:sz w:val="22"/>
          <w:szCs w:val="22"/>
        </w:rPr>
        <w:tab/>
      </w:r>
      <w:r w:rsidRPr="0080244A">
        <w:rPr>
          <w:sz w:val="22"/>
          <w:szCs w:val="22"/>
        </w:rPr>
        <w:tab/>
      </w:r>
      <w:r w:rsidRPr="0080244A">
        <w:rPr>
          <w:sz w:val="22"/>
          <w:szCs w:val="22"/>
        </w:rPr>
        <w:tab/>
      </w:r>
      <w:r w:rsidRPr="0080244A">
        <w:rPr>
          <w:sz w:val="22"/>
          <w:szCs w:val="22"/>
        </w:rPr>
        <w:tab/>
      </w:r>
      <w:r w:rsidRPr="0080244A">
        <w:rPr>
          <w:sz w:val="22"/>
          <w:szCs w:val="22"/>
        </w:rPr>
        <w:tab/>
      </w:r>
      <w:r w:rsidRPr="0080244A">
        <w:rPr>
          <w:sz w:val="22"/>
          <w:szCs w:val="22"/>
        </w:rPr>
        <w:tab/>
      </w:r>
      <w:r w:rsidRPr="0080244A">
        <w:rPr>
          <w:sz w:val="22"/>
          <w:szCs w:val="22"/>
        </w:rPr>
        <w:tab/>
        <w:t>…………………………….</w:t>
      </w:r>
    </w:p>
    <w:p w14:paraId="399C0099" w14:textId="77777777" w:rsidR="00D209A0" w:rsidRPr="0080244A" w:rsidRDefault="00D209A0">
      <w:pPr>
        <w:spacing w:after="0"/>
        <w:jc w:val="both"/>
        <w:rPr>
          <w:sz w:val="22"/>
          <w:szCs w:val="22"/>
        </w:rPr>
      </w:pPr>
    </w:p>
    <w:p w14:paraId="30CFB909" w14:textId="77777777" w:rsidR="00D209A0" w:rsidRPr="0080244A" w:rsidRDefault="00D209A0">
      <w:pPr>
        <w:spacing w:after="0"/>
        <w:jc w:val="both"/>
        <w:rPr>
          <w:sz w:val="22"/>
          <w:szCs w:val="22"/>
        </w:rPr>
      </w:pPr>
    </w:p>
    <w:p w14:paraId="2BFA64BD" w14:textId="77777777" w:rsidR="00D209A0" w:rsidRPr="0080244A" w:rsidRDefault="00D209A0">
      <w:pPr>
        <w:spacing w:after="0"/>
        <w:jc w:val="both"/>
        <w:rPr>
          <w:sz w:val="22"/>
          <w:szCs w:val="22"/>
        </w:rPr>
      </w:pPr>
    </w:p>
    <w:p w14:paraId="3FF771AA" w14:textId="77777777" w:rsidR="00D209A0" w:rsidRPr="0080244A" w:rsidRDefault="00D209A0">
      <w:pPr>
        <w:spacing w:after="0"/>
        <w:jc w:val="both"/>
        <w:rPr>
          <w:sz w:val="22"/>
          <w:szCs w:val="22"/>
        </w:rPr>
      </w:pPr>
    </w:p>
    <w:p w14:paraId="12D059C8" w14:textId="77777777" w:rsidR="00D209A0" w:rsidRPr="0080244A" w:rsidRDefault="00D209A0">
      <w:pPr>
        <w:spacing w:after="0"/>
        <w:jc w:val="both"/>
        <w:rPr>
          <w:sz w:val="22"/>
          <w:szCs w:val="22"/>
        </w:rPr>
      </w:pPr>
    </w:p>
    <w:sectPr w:rsidR="00D209A0" w:rsidRPr="0080244A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0A477" w14:textId="77777777" w:rsidR="00953D46" w:rsidRDefault="00953D46">
      <w:pPr>
        <w:spacing w:after="0" w:line="240" w:lineRule="auto"/>
      </w:pPr>
      <w:r>
        <w:separator/>
      </w:r>
    </w:p>
  </w:endnote>
  <w:endnote w:type="continuationSeparator" w:id="0">
    <w:p w14:paraId="30A497E8" w14:textId="77777777" w:rsidR="00953D46" w:rsidRDefault="00953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66827" w14:textId="77777777" w:rsidR="00D209A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sdt>
      <w:sdtPr>
        <w:tag w:val="goog_rdk_0"/>
        <w:id w:val="1123480443"/>
      </w:sdtPr>
      <w:sdtContent>
        <w:ins w:id="1" w:author="caleb technology" w:date="2025-10-17T01:55:00Z">
          <w:r>
            <w:rPr>
              <w:noProof/>
            </w:rPr>
            <w:drawing>
              <wp:anchor distT="0" distB="0" distL="0" distR="0" simplePos="0" relativeHeight="251659264" behindDoc="1" locked="0" layoutInCell="1" hidden="0" allowOverlap="1" wp14:anchorId="12E8CA7B" wp14:editId="07AC93D3">
                <wp:simplePos x="0" y="0"/>
                <wp:positionH relativeFrom="column">
                  <wp:posOffset>-885825</wp:posOffset>
                </wp:positionH>
                <wp:positionV relativeFrom="paragraph">
                  <wp:posOffset>-266699</wp:posOffset>
                </wp:positionV>
                <wp:extent cx="7496175" cy="858520"/>
                <wp:effectExtent l="0" t="0" r="0" b="0"/>
                <wp:wrapNone/>
                <wp:docPr id="129629733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6175" cy="8585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ins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97535" w14:textId="77777777" w:rsidR="00953D46" w:rsidRDefault="00953D46">
      <w:pPr>
        <w:spacing w:after="0" w:line="240" w:lineRule="auto"/>
      </w:pPr>
      <w:r>
        <w:separator/>
      </w:r>
    </w:p>
  </w:footnote>
  <w:footnote w:type="continuationSeparator" w:id="0">
    <w:p w14:paraId="2D2CDC0C" w14:textId="77777777" w:rsidR="00953D46" w:rsidRDefault="00953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8108" w14:textId="77777777" w:rsidR="00D209A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C8C39E8" wp14:editId="1A964BDB">
          <wp:simplePos x="0" y="0"/>
          <wp:positionH relativeFrom="column">
            <wp:posOffset>-882649</wp:posOffset>
          </wp:positionH>
          <wp:positionV relativeFrom="paragraph">
            <wp:posOffset>-428624</wp:posOffset>
          </wp:positionV>
          <wp:extent cx="7739380" cy="799465"/>
          <wp:effectExtent l="0" t="0" r="0" b="0"/>
          <wp:wrapSquare wrapText="bothSides" distT="0" distB="0" distL="114300" distR="114300"/>
          <wp:docPr id="129629733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39380" cy="799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41A0C"/>
    <w:multiLevelType w:val="multilevel"/>
    <w:tmpl w:val="C89A49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26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9A0"/>
    <w:rsid w:val="0080244A"/>
    <w:rsid w:val="00953D46"/>
    <w:rsid w:val="00A738D3"/>
    <w:rsid w:val="00BB41A0"/>
    <w:rsid w:val="00D2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E0937"/>
  <w15:docId w15:val="{06405B0D-4F67-450A-8A59-0AD6C64D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sv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65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29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65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265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2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529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51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5E7"/>
  </w:style>
  <w:style w:type="paragraph" w:styleId="Footer">
    <w:name w:val="footer"/>
    <w:basedOn w:val="Normal"/>
    <w:link w:val="FooterChar"/>
    <w:uiPriority w:val="99"/>
    <w:unhideWhenUsed/>
    <w:rsid w:val="00F51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5E7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tbQ8ZmyvT1z1+T9Zt21lUFQR/w==">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donny aribowo</dc:creator>
  <cp:lastModifiedBy>donny aribowo</cp:lastModifiedBy>
  <cp:revision>2</cp:revision>
  <dcterms:created xsi:type="dcterms:W3CDTF">2025-10-21T08:43:00Z</dcterms:created>
  <dcterms:modified xsi:type="dcterms:W3CDTF">2025-12-11T09:01:00Z</dcterms:modified>
</cp:coreProperties>
</file>